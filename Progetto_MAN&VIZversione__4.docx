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12A" w:rsidRPr="000B05B7" w:rsidRDefault="004C312A" w:rsidP="004C312A">
      <w:pPr>
        <w:jc w:val="center"/>
        <w:rPr>
          <w:rFonts w:asciiTheme="majorHAnsi" w:hAnsiTheme="majorHAnsi" w:cstheme="majorHAnsi"/>
          <w:b/>
          <w:sz w:val="32"/>
          <w:lang w:val="it-IT"/>
          <w:rPrChange w:id="0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</w:pPr>
      <w:r w:rsidRPr="000B05B7">
        <w:rPr>
          <w:rFonts w:asciiTheme="majorHAnsi" w:hAnsiTheme="majorHAnsi" w:cstheme="majorHAnsi"/>
          <w:b/>
          <w:sz w:val="32"/>
          <w:lang w:val="it-IT"/>
          <w:rPrChange w:id="1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 xml:space="preserve">Data Management &amp; Data </w:t>
      </w:r>
      <w:proofErr w:type="spellStart"/>
      <w:r w:rsidRPr="000B05B7">
        <w:rPr>
          <w:rFonts w:asciiTheme="majorHAnsi" w:hAnsiTheme="majorHAnsi" w:cstheme="majorHAnsi"/>
          <w:b/>
          <w:sz w:val="32"/>
          <w:lang w:val="it-IT"/>
          <w:rPrChange w:id="2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>Visualization</w:t>
      </w:r>
      <w:proofErr w:type="spellEnd"/>
    </w:p>
    <w:p w:rsidR="00931890" w:rsidRPr="000B05B7" w:rsidRDefault="00FD46F6" w:rsidP="004C312A">
      <w:pPr>
        <w:jc w:val="center"/>
        <w:rPr>
          <w:rFonts w:asciiTheme="majorHAnsi" w:hAnsiTheme="majorHAnsi" w:cstheme="majorHAnsi"/>
          <w:b/>
          <w:sz w:val="32"/>
          <w:lang w:val="it-IT"/>
          <w:rPrChange w:id="3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</w:pPr>
      <w:r w:rsidRPr="000B05B7">
        <w:rPr>
          <w:rFonts w:asciiTheme="majorHAnsi" w:hAnsiTheme="majorHAnsi" w:cstheme="majorHAnsi"/>
          <w:b/>
          <w:sz w:val="32"/>
          <w:lang w:val="it-IT"/>
          <w:rPrChange w:id="4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 xml:space="preserve">Densità di popolazione all’interno del comune </w:t>
      </w:r>
      <w:proofErr w:type="gramStart"/>
      <w:r w:rsidRPr="000B05B7">
        <w:rPr>
          <w:rFonts w:asciiTheme="majorHAnsi" w:hAnsiTheme="majorHAnsi" w:cstheme="majorHAnsi"/>
          <w:b/>
          <w:sz w:val="32"/>
          <w:lang w:val="it-IT"/>
          <w:rPrChange w:id="5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 xml:space="preserve">di </w:t>
      </w:r>
      <w:r w:rsidR="00931890" w:rsidRPr="000B05B7">
        <w:rPr>
          <w:rFonts w:asciiTheme="majorHAnsi" w:hAnsiTheme="majorHAnsi" w:cstheme="majorHAnsi"/>
          <w:b/>
          <w:sz w:val="32"/>
          <w:lang w:val="it-IT"/>
          <w:rPrChange w:id="6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 xml:space="preserve"> Milano</w:t>
      </w:r>
      <w:proofErr w:type="gramEnd"/>
    </w:p>
    <w:p w:rsidR="004C312A" w:rsidRPr="000B05B7" w:rsidRDefault="00A5714E" w:rsidP="00931890">
      <w:pPr>
        <w:spacing w:after="0"/>
        <w:jc w:val="center"/>
        <w:rPr>
          <w:rFonts w:asciiTheme="majorHAnsi" w:hAnsiTheme="majorHAnsi" w:cstheme="majorHAnsi"/>
          <w:lang w:val="it-IT"/>
          <w:rPrChange w:id="7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  <w:r w:rsidRPr="000B05B7">
        <w:rPr>
          <w:rFonts w:asciiTheme="majorHAnsi" w:hAnsiTheme="majorHAnsi" w:cstheme="majorHAnsi"/>
          <w:lang w:val="it-IT"/>
          <w:rPrChange w:id="8" w:author="Tranchina Kevin" w:date="2021-02-20T12:58:00Z">
            <w:rPr>
              <w:rFonts w:ascii="Century Schoolbook" w:hAnsi="Century Schoolbook"/>
              <w:lang w:val="it-IT"/>
            </w:rPr>
          </w:rPrChange>
        </w:rPr>
        <w:t xml:space="preserve">Emanuele </w:t>
      </w:r>
      <w:proofErr w:type="spellStart"/>
      <w:r w:rsidRPr="000B05B7">
        <w:rPr>
          <w:rFonts w:asciiTheme="majorHAnsi" w:hAnsiTheme="majorHAnsi" w:cstheme="majorHAnsi"/>
          <w:lang w:val="it-IT"/>
          <w:rPrChange w:id="9" w:author="Tranchina Kevin" w:date="2021-02-20T12:58:00Z">
            <w:rPr>
              <w:rFonts w:ascii="Century Schoolbook" w:hAnsi="Century Schoolbook"/>
              <w:lang w:val="it-IT"/>
            </w:rPr>
          </w:rPrChange>
        </w:rPr>
        <w:t>Rebesco</w:t>
      </w:r>
      <w:proofErr w:type="spellEnd"/>
      <w:r w:rsidR="004C312A" w:rsidRPr="000B05B7">
        <w:rPr>
          <w:rFonts w:asciiTheme="majorHAnsi" w:hAnsiTheme="majorHAnsi" w:cstheme="majorHAnsi"/>
          <w:lang w:val="it-IT"/>
          <w:rPrChange w:id="10" w:author="Tranchina Kevin" w:date="2021-02-20T12:58:00Z">
            <w:rPr>
              <w:rFonts w:ascii="Century Schoolbook" w:hAnsi="Century Schoolbook"/>
              <w:lang w:val="it-IT"/>
            </w:rPr>
          </w:rPrChange>
        </w:rPr>
        <w:t xml:space="preserve"> matricola</w:t>
      </w:r>
      <w:ins w:id="11" w:author="Tranchina Kevin" w:date="2021-02-21T22:00:00Z">
        <w:r w:rsidR="00523D2C">
          <w:rPr>
            <w:rFonts w:asciiTheme="majorHAnsi" w:hAnsiTheme="majorHAnsi" w:cstheme="majorHAnsi"/>
            <w:lang w:val="it-IT"/>
          </w:rPr>
          <w:t xml:space="preserve"> 864006</w:t>
        </w:r>
      </w:ins>
      <w:del w:id="12" w:author="Tranchina Kevin" w:date="2021-02-21T22:00:00Z">
        <w:r w:rsidR="004C312A" w:rsidRPr="000B05B7" w:rsidDel="00523D2C">
          <w:rPr>
            <w:rFonts w:asciiTheme="majorHAnsi" w:hAnsiTheme="majorHAnsi" w:cstheme="majorHAnsi"/>
            <w:lang w:val="it-IT"/>
            <w:rPrChange w:id="1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delText xml:space="preserve"> xxxxx</w:delText>
        </w:r>
      </w:del>
    </w:p>
    <w:p w:rsidR="004C312A" w:rsidRPr="000B05B7" w:rsidRDefault="00A5714E" w:rsidP="00931890">
      <w:pPr>
        <w:spacing w:after="0"/>
        <w:jc w:val="center"/>
        <w:rPr>
          <w:rFonts w:asciiTheme="majorHAnsi" w:hAnsiTheme="majorHAnsi" w:cstheme="majorHAnsi"/>
          <w:lang w:val="it-IT"/>
          <w:rPrChange w:id="14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  <w:r w:rsidRPr="000B05B7">
        <w:rPr>
          <w:rFonts w:asciiTheme="majorHAnsi" w:hAnsiTheme="majorHAnsi" w:cstheme="majorHAnsi"/>
          <w:lang w:val="it-IT"/>
          <w:rPrChange w:id="15" w:author="Tranchina Kevin" w:date="2021-02-20T12:58:00Z">
            <w:rPr>
              <w:rFonts w:ascii="Century Schoolbook" w:hAnsi="Century Schoolbook"/>
              <w:lang w:val="it-IT"/>
            </w:rPr>
          </w:rPrChange>
        </w:rPr>
        <w:t xml:space="preserve">Gianluca </w:t>
      </w:r>
      <w:proofErr w:type="spellStart"/>
      <w:r w:rsidRPr="000B05B7">
        <w:rPr>
          <w:rFonts w:asciiTheme="majorHAnsi" w:hAnsiTheme="majorHAnsi" w:cstheme="majorHAnsi"/>
          <w:lang w:val="it-IT"/>
          <w:rPrChange w:id="16" w:author="Tranchina Kevin" w:date="2021-02-20T12:58:00Z">
            <w:rPr>
              <w:rFonts w:ascii="Century Schoolbook" w:hAnsi="Century Schoolbook"/>
              <w:lang w:val="it-IT"/>
            </w:rPr>
          </w:rPrChange>
        </w:rPr>
        <w:t>Simionato</w:t>
      </w:r>
      <w:proofErr w:type="spellEnd"/>
      <w:r w:rsidR="004C312A" w:rsidRPr="000B05B7">
        <w:rPr>
          <w:rFonts w:asciiTheme="majorHAnsi" w:hAnsiTheme="majorHAnsi" w:cstheme="majorHAnsi"/>
          <w:lang w:val="it-IT"/>
          <w:rPrChange w:id="17" w:author="Tranchina Kevin" w:date="2021-02-20T12:58:00Z">
            <w:rPr>
              <w:rFonts w:ascii="Century Schoolbook" w:hAnsi="Century Schoolbook"/>
              <w:lang w:val="it-IT"/>
            </w:rPr>
          </w:rPrChange>
        </w:rPr>
        <w:t xml:space="preserve"> matricola </w:t>
      </w:r>
      <w:ins w:id="18" w:author="Tranchina Kevin" w:date="2021-02-21T22:00:00Z">
        <w:r w:rsidR="00523D2C">
          <w:rPr>
            <w:rFonts w:asciiTheme="majorHAnsi" w:hAnsiTheme="majorHAnsi" w:cstheme="majorHAnsi"/>
            <w:lang w:val="it-IT"/>
          </w:rPr>
          <w:t>864045</w:t>
        </w:r>
      </w:ins>
      <w:del w:id="19" w:author="Tranchina Kevin" w:date="2021-02-21T22:00:00Z">
        <w:r w:rsidR="004C312A" w:rsidRPr="000B05B7" w:rsidDel="00523D2C">
          <w:rPr>
            <w:rFonts w:asciiTheme="majorHAnsi" w:hAnsiTheme="majorHAnsi" w:cstheme="majorHAnsi"/>
            <w:lang w:val="it-IT"/>
            <w:rPrChange w:id="2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delText>xxxxx</w:delText>
        </w:r>
      </w:del>
    </w:p>
    <w:p w:rsidR="006E5A02" w:rsidRPr="000B05B7" w:rsidRDefault="004C312A" w:rsidP="00931890">
      <w:pPr>
        <w:spacing w:after="0"/>
        <w:jc w:val="center"/>
        <w:rPr>
          <w:rFonts w:asciiTheme="majorHAnsi" w:hAnsiTheme="majorHAnsi" w:cstheme="majorHAnsi"/>
          <w:lang w:val="it-IT"/>
          <w:rPrChange w:id="21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  <w:r w:rsidRPr="000B05B7">
        <w:rPr>
          <w:rFonts w:asciiTheme="majorHAnsi" w:hAnsiTheme="majorHAnsi" w:cstheme="majorHAnsi"/>
          <w:lang w:val="it-IT"/>
          <w:rPrChange w:id="22" w:author="Tranchina Kevin" w:date="2021-02-20T12:58:00Z">
            <w:rPr>
              <w:rFonts w:ascii="Century Schoolbook" w:hAnsi="Century Schoolbook"/>
              <w:lang w:val="it-IT"/>
            </w:rPr>
          </w:rPrChange>
        </w:rPr>
        <w:t>Kevin Tranchina matricola 861785</w:t>
      </w:r>
    </w:p>
    <w:p w:rsidR="00931890" w:rsidRPr="000B05B7" w:rsidRDefault="00931890" w:rsidP="00931890">
      <w:pPr>
        <w:spacing w:after="0"/>
        <w:jc w:val="center"/>
        <w:rPr>
          <w:rFonts w:asciiTheme="majorHAnsi" w:hAnsiTheme="majorHAnsi" w:cstheme="majorHAnsi"/>
          <w:lang w:val="it-IT"/>
          <w:rPrChange w:id="23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</w:p>
    <w:p w:rsidR="00131D4A" w:rsidRPr="000B05B7" w:rsidRDefault="0046708A" w:rsidP="006E5A02">
      <w:pPr>
        <w:jc w:val="center"/>
        <w:rPr>
          <w:rFonts w:asciiTheme="majorHAnsi" w:hAnsiTheme="majorHAnsi" w:cstheme="majorHAnsi"/>
          <w:lang w:val="it-IT"/>
          <w:rPrChange w:id="24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  <w:r w:rsidRPr="000B05B7">
        <w:rPr>
          <w:rFonts w:asciiTheme="majorHAnsi" w:hAnsiTheme="majorHAnsi" w:cstheme="majorHAnsi"/>
          <w:noProof/>
          <w:sz w:val="24"/>
          <w:szCs w:val="24"/>
          <w:rPrChange w:id="25" w:author="Tranchina Kevin" w:date="2021-02-20T12:58:00Z">
            <w:rPr>
              <w:rFonts w:ascii="Times New Roman" w:hAnsi="Times New Roman" w:cs="Times New Roman"/>
              <w:noProof/>
              <w:sz w:val="24"/>
              <w:szCs w:val="24"/>
            </w:rPr>
          </w:rPrChange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BF43DAA" wp14:editId="73EE82E3">
                <wp:simplePos x="0" y="0"/>
                <wp:positionH relativeFrom="margin">
                  <wp:posOffset>-347980</wp:posOffset>
                </wp:positionH>
                <wp:positionV relativeFrom="paragraph">
                  <wp:posOffset>327479</wp:posOffset>
                </wp:positionV>
                <wp:extent cx="6864724" cy="2579914"/>
                <wp:effectExtent l="0" t="0" r="12700" b="1143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64724" cy="2579914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9525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0FF6" w:rsidDel="00096178" w:rsidRDefault="00850FF6" w:rsidP="00096178">
                            <w:pPr>
                              <w:spacing w:line="0" w:lineRule="atLeast"/>
                              <w:rPr>
                                <w:del w:id="26" w:author="Tranchina Kevin" w:date="2021-02-21T15:28:00Z"/>
                                <w:b/>
                                <w:sz w:val="24"/>
                                <w:lang w:val="it-IT"/>
                              </w:rPr>
                              <w:pPrChange w:id="27" w:author="Tranchina Kevin" w:date="2021-02-21T15:28:00Z">
                                <w:pPr>
                                  <w:spacing w:line="0" w:lineRule="atLeast"/>
                                  <w:ind w:left="120"/>
                                </w:pPr>
                              </w:pPrChange>
                            </w:pPr>
                            <w:r>
                              <w:rPr>
                                <w:b/>
                                <w:sz w:val="24"/>
                                <w:lang w:val="it-IT"/>
                              </w:rPr>
                              <w:t>Densità di popolazione</w:t>
                            </w:r>
                            <w:ins w:id="28" w:author="Tranchina Kevin" w:date="2021-02-14T23:37:00Z">
                              <w:r w:rsidR="00096178">
                                <w:rPr>
                                  <w:b/>
                                  <w:sz w:val="24"/>
                                  <w:lang w:val="it-IT"/>
                                </w:rPr>
                                <w:t xml:space="preserve"> </w:t>
                              </w:r>
                            </w:ins>
                          </w:p>
                          <w:p w:rsidR="00096178" w:rsidRDefault="00096178" w:rsidP="006E5A02">
                            <w:pPr>
                              <w:spacing w:line="0" w:lineRule="atLeast"/>
                              <w:ind w:left="120"/>
                              <w:rPr>
                                <w:ins w:id="29" w:author="Tranchina Kevin" w:date="2021-02-21T15:28:00Z"/>
                                <w:b/>
                                <w:sz w:val="24"/>
                                <w:lang w:val="it-IT"/>
                              </w:rPr>
                            </w:pPr>
                          </w:p>
                          <w:p w:rsidR="00850FF6" w:rsidRDefault="00850FF6" w:rsidP="00096178">
                            <w:pPr>
                              <w:spacing w:line="0" w:lineRule="atLeast"/>
                              <w:rPr>
                                <w:ins w:id="30" w:author="Tranchina Kevin" w:date="2021-02-14T22:25:00Z"/>
                                <w:lang w:val="it-IT"/>
                              </w:rPr>
                              <w:pPrChange w:id="31" w:author="Tranchina Kevin" w:date="2021-02-21T15:28:00Z">
                                <w:pPr>
                                  <w:spacing w:line="0" w:lineRule="atLeast"/>
                                  <w:ind w:left="120"/>
                                </w:pPr>
                              </w:pPrChange>
                            </w:pPr>
                            <w:ins w:id="32" w:author="Tranchina Kevin" w:date="2021-02-13T18:13:00Z">
                              <w:r>
                                <w:rPr>
                                  <w:lang w:val="it-IT"/>
                                </w:rPr>
                                <w:t>Lo studio dei sistemi socio-</w:t>
                              </w:r>
                            </w:ins>
                            <w:ins w:id="33" w:author="Tranchina Kevin" w:date="2021-02-13T18:14:00Z">
                              <w:r>
                                <w:rPr>
                                  <w:lang w:val="it-IT"/>
                                </w:rPr>
                                <w:t>territoriali è stato rivoluzionato dall’introduzione di un</w:t>
                              </w:r>
                            </w:ins>
                            <w:ins w:id="34" w:author="Tranchina Kevin" w:date="2021-02-13T18:16:00Z">
                              <w:r>
                                <w:rPr>
                                  <w:lang w:val="it-IT"/>
                                </w:rPr>
                                <w:t>a</w:t>
                              </w:r>
                            </w:ins>
                            <w:ins w:id="35" w:author="Tranchina Kevin" w:date="2021-02-13T18:14:00Z">
                              <w:r>
                                <w:rPr>
                                  <w:lang w:val="it-IT"/>
                                </w:rPr>
                                <w:t xml:space="preserve"> quantità di dati digitali senza precedenti costantemente prodo</w:t>
                              </w:r>
                            </w:ins>
                            <w:ins w:id="36" w:author="Tranchina Kevin" w:date="2021-02-13T18:15:00Z">
                              <w:r>
                                <w:rPr>
                                  <w:lang w:val="it-IT"/>
                                </w:rPr>
                                <w:t xml:space="preserve">tti dalla continua attività dei nostri </w:t>
                              </w:r>
                              <w:proofErr w:type="spellStart"/>
                              <w:r>
                                <w:rPr>
                                  <w:lang w:val="it-IT"/>
                                </w:rPr>
                                <w:t>smartphone</w:t>
                              </w:r>
                              <w:proofErr w:type="spellEnd"/>
                              <w:r>
                                <w:rPr>
                                  <w:lang w:val="it-IT"/>
                                </w:rPr>
                                <w:t>.</w:t>
                              </w:r>
                            </w:ins>
                            <w:ins w:id="37" w:author="Tranchina Kevin" w:date="2021-02-13T18:16:00Z">
                              <w:r>
                                <w:rPr>
                                  <w:lang w:val="it-IT"/>
                                </w:rPr>
                                <w:br/>
                              </w:r>
                            </w:ins>
                            <w:ins w:id="38" w:author="Tranchina Kevin" w:date="2021-02-12T23:26:00Z">
                              <w:r w:rsidRPr="00A620E4">
                                <w:rPr>
                                  <w:lang w:val="it-IT"/>
                                  <w:rPrChange w:id="39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>L’obiettivo del</w:t>
                              </w:r>
                            </w:ins>
                            <w:ins w:id="40" w:author="Tranchina Kevin" w:date="2021-02-13T18:16:00Z">
                              <w:r>
                                <w:rPr>
                                  <w:lang w:val="it-IT"/>
                                </w:rPr>
                                <w:t xml:space="preserve"> presente</w:t>
                              </w:r>
                            </w:ins>
                            <w:ins w:id="41" w:author="Tranchina Kevin" w:date="2021-02-12T23:40:00Z">
                              <w:r w:rsidRPr="00A620E4">
                                <w:rPr>
                                  <w:lang w:val="it-IT"/>
                                  <w:rPrChange w:id="42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 xml:space="preserve"> </w:t>
                              </w:r>
                            </w:ins>
                            <w:ins w:id="43" w:author="Tranchina Kevin" w:date="2021-02-12T23:26:00Z">
                              <w:r w:rsidRPr="00A620E4">
                                <w:rPr>
                                  <w:lang w:val="it-IT"/>
                                  <w:rPrChange w:id="44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>elaborato è la stima</w:t>
                              </w:r>
                            </w:ins>
                            <w:ins w:id="45" w:author="Tranchina Kevin" w:date="2021-02-12T23:27:00Z">
                              <w:r w:rsidRPr="00D41053">
                                <w:rPr>
                                  <w:lang w:val="it-IT"/>
                                </w:rPr>
                                <w:t xml:space="preserve"> della densità </w:t>
                              </w:r>
                            </w:ins>
                            <w:ins w:id="46" w:author="Tranchina Kevin" w:date="2021-02-13T10:39:00Z">
                              <w:r>
                                <w:rPr>
                                  <w:lang w:val="it-IT"/>
                                </w:rPr>
                                <w:t xml:space="preserve">urbana </w:t>
                              </w:r>
                            </w:ins>
                            <w:ins w:id="47" w:author="Tranchina Kevin" w:date="2021-02-12T23:27:00Z">
                              <w:r w:rsidRPr="00A620E4">
                                <w:rPr>
                                  <w:lang w:val="it-IT"/>
                                  <w:rPrChange w:id="48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 xml:space="preserve">del comune di </w:t>
                              </w:r>
                              <w:r w:rsidRPr="00D41053">
                                <w:rPr>
                                  <w:lang w:val="it-IT"/>
                                </w:rPr>
                                <w:t>Milano sfruttando i dati di telefonia mobile.</w:t>
                              </w:r>
                            </w:ins>
                            <w:ins w:id="49" w:author="Tranchina Kevin" w:date="2021-02-12T23:40:00Z">
                              <w:r w:rsidRPr="00A620E4">
                                <w:rPr>
                                  <w:lang w:val="it-IT"/>
                                  <w:rPrChange w:id="50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br/>
                                <w:t>Per il raggiungimento</w:t>
                              </w:r>
                            </w:ins>
                            <w:ins w:id="51" w:author="Tranchina Kevin" w:date="2021-02-12T23:26:00Z">
                              <w:r w:rsidRPr="00A620E4">
                                <w:rPr>
                                  <w:lang w:val="it-IT"/>
                                  <w:rPrChange w:id="52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 xml:space="preserve"> </w:t>
                              </w:r>
                            </w:ins>
                            <w:ins w:id="53" w:author="Tranchina Kevin" w:date="2021-02-13T00:53:00Z">
                              <w:r>
                                <w:rPr>
                                  <w:lang w:val="it-IT"/>
                                </w:rPr>
                                <w:t>dell</w:t>
                              </w:r>
                            </w:ins>
                            <w:ins w:id="54" w:author="Tranchina Kevin" w:date="2021-02-13T18:35:00Z">
                              <w:r>
                                <w:rPr>
                                  <w:lang w:val="it-IT"/>
                                </w:rPr>
                                <w:t xml:space="preserve">o scopo </w:t>
                              </w:r>
                            </w:ins>
                            <w:ins w:id="55" w:author="Tranchina Kevin" w:date="2021-02-12T23:26:00Z">
                              <w:r w:rsidRPr="00D41053">
                                <w:rPr>
                                  <w:lang w:val="it-IT"/>
                                </w:rPr>
                                <w:t xml:space="preserve">abbiamo </w:t>
                              </w:r>
                            </w:ins>
                            <w:ins w:id="56" w:author="Tranchina Kevin" w:date="2021-02-13T18:20:00Z">
                              <w:r>
                                <w:rPr>
                                  <w:lang w:val="it-IT"/>
                                </w:rPr>
                                <w:t>utilizzato</w:t>
                              </w:r>
                            </w:ins>
                            <w:ins w:id="57" w:author="Tranchina Kevin" w:date="2021-02-12T23:26:00Z">
                              <w:r w:rsidRPr="00D41053">
                                <w:rPr>
                                  <w:lang w:val="it-IT"/>
                                </w:rPr>
                                <w:t xml:space="preserve"> </w:t>
                              </w:r>
                            </w:ins>
                            <w:ins w:id="58" w:author="Tranchina Kevin" w:date="2021-02-13T00:04:00Z">
                              <w:r w:rsidRPr="00D41053">
                                <w:rPr>
                                  <w:lang w:val="it-IT"/>
                                </w:rPr>
                                <w:t>parte del</w:t>
                              </w:r>
                              <w:r w:rsidRPr="00A620E4">
                                <w:rPr>
                                  <w:lang w:val="it-IT"/>
                                  <w:rPrChange w:id="59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 xml:space="preserve"> </w:t>
                              </w:r>
                              <w:proofErr w:type="spellStart"/>
                              <w:r w:rsidRPr="00A620E4">
                                <w:rPr>
                                  <w:lang w:val="it-IT"/>
                                  <w:rPrChange w:id="60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>dataset</w:t>
                              </w:r>
                              <w:proofErr w:type="spellEnd"/>
                              <w:r w:rsidRPr="00A620E4">
                                <w:rPr>
                                  <w:lang w:val="it-IT"/>
                                  <w:rPrChange w:id="61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 xml:space="preserve"> sul</w:t>
                              </w:r>
                            </w:ins>
                            <w:ins w:id="62" w:author="Tranchina Kevin" w:date="2021-02-12T23:27:00Z">
                              <w:r w:rsidRPr="00A620E4">
                                <w:rPr>
                                  <w:lang w:val="it-IT"/>
                                  <w:rPrChange w:id="63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>l’attività telefonica</w:t>
                              </w:r>
                            </w:ins>
                            <w:ins w:id="64" w:author="Tranchina Kevin" w:date="2021-02-13T00:04:00Z">
                              <w:r w:rsidRPr="00A620E4">
                                <w:rPr>
                                  <w:lang w:val="it-IT"/>
                                  <w:rPrChange w:id="65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 xml:space="preserve"> raccolto durante l</w:t>
                              </w:r>
                            </w:ins>
                            <w:ins w:id="66" w:author="Tranchina Kevin" w:date="2021-02-13T00:50:00Z">
                              <w:r w:rsidRPr="00A620E4">
                                <w:rPr>
                                  <w:lang w:val="it-IT"/>
                                  <w:rPrChange w:id="67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 xml:space="preserve">’evento di </w:t>
                              </w:r>
                            </w:ins>
                            <w:ins w:id="68" w:author="Tranchina Kevin" w:date="2021-02-13T00:53:00Z">
                              <w:r>
                                <w:rPr>
                                  <w:lang w:val="it-IT"/>
                                </w:rPr>
                                <w:t>“</w:t>
                              </w:r>
                            </w:ins>
                            <w:ins w:id="69" w:author="Tranchina Kevin" w:date="2021-02-13T00:51:00Z">
                              <w:r w:rsidRPr="00A620E4">
                                <w:rPr>
                                  <w:lang w:val="it-IT"/>
                                  <w:rPrChange w:id="70" w:author="Tranchina Kevin" w:date="2021-02-13T00:52:00Z">
                                    <w:rPr>
                                      <w:sz w:val="24"/>
                                      <w:lang w:val="it-IT"/>
                                    </w:rPr>
                                  </w:rPrChange>
                                </w:rPr>
                                <w:t>Telecom Italia Big Data Challenge 2014</w:t>
                              </w:r>
                            </w:ins>
                            <w:ins w:id="71" w:author="Tranchina Kevin" w:date="2021-02-13T00:53:00Z">
                              <w:r>
                                <w:rPr>
                                  <w:lang w:val="it-IT"/>
                                </w:rPr>
                                <w:t>”</w:t>
                              </w:r>
                            </w:ins>
                            <w:ins w:id="72" w:author="Tranchina Kevin" w:date="2021-02-13T00:51:00Z">
                              <w:r w:rsidRPr="00D41053">
                                <w:rPr>
                                  <w:lang w:val="it-IT"/>
                                </w:rPr>
                                <w:t xml:space="preserve">, </w:t>
                              </w:r>
                            </w:ins>
                            <w:ins w:id="73" w:author="Tranchina Kevin" w:date="2021-02-13T18:20:00Z">
                              <w:r w:rsidRPr="00C1340E">
                                <w:rPr>
                                  <w:lang w:val="it-IT"/>
                                </w:rPr>
                                <w:t xml:space="preserve">composto da un settimana di Call </w:t>
                              </w:r>
                              <w:proofErr w:type="spellStart"/>
                              <w:r w:rsidRPr="00C1340E">
                                <w:rPr>
                                  <w:lang w:val="it-IT"/>
                                </w:rPr>
                                <w:t>Details</w:t>
                              </w:r>
                              <w:proofErr w:type="spellEnd"/>
                              <w:r w:rsidRPr="00C1340E">
                                <w:rPr>
                                  <w:lang w:val="it-IT"/>
                                </w:rPr>
                                <w:t xml:space="preserve"> </w:t>
                              </w:r>
                              <w:proofErr w:type="spellStart"/>
                              <w:r w:rsidRPr="00C1340E">
                                <w:rPr>
                                  <w:lang w:val="it-IT"/>
                                </w:rPr>
                                <w:t>Records</w:t>
                              </w:r>
                              <w:proofErr w:type="spellEnd"/>
                              <w:r w:rsidRPr="00C1340E">
                                <w:rPr>
                                  <w:lang w:val="it-IT"/>
                                </w:rPr>
                                <w:t xml:space="preserve"> </w:t>
                              </w:r>
                              <w:r>
                                <w:rPr>
                                  <w:lang w:val="it-IT"/>
                                </w:rPr>
                                <w:t>(</w:t>
                              </w:r>
                              <w:proofErr w:type="spellStart"/>
                              <w:r w:rsidRPr="00C1340E">
                                <w:rPr>
                                  <w:lang w:val="it-IT"/>
                                </w:rPr>
                                <w:t>CDRs</w:t>
                              </w:r>
                              <w:proofErr w:type="spellEnd"/>
                              <w:r>
                                <w:rPr>
                                  <w:lang w:val="it-IT"/>
                                </w:rPr>
                                <w:t>)</w:t>
                              </w:r>
                              <w:r w:rsidRPr="00C1340E">
                                <w:rPr>
                                  <w:lang w:val="it-IT"/>
                                </w:rPr>
                                <w:t xml:space="preserve"> sulla città di Milano, </w:t>
                              </w:r>
                            </w:ins>
                            <w:ins w:id="74" w:author="Tranchina Kevin" w:date="2021-02-13T00:51:00Z">
                              <w:r w:rsidRPr="00D41053">
                                <w:rPr>
                                  <w:lang w:val="it-IT"/>
                                </w:rPr>
                                <w:t xml:space="preserve">uniti con i dati geografici prelevati direttamente da </w:t>
                              </w:r>
                            </w:ins>
                            <w:proofErr w:type="spellStart"/>
                            <w:ins w:id="75" w:author="Tranchina Kevin" w:date="2021-02-13T01:05:00Z">
                              <w:r>
                                <w:rPr>
                                  <w:lang w:val="it-IT"/>
                                </w:rPr>
                                <w:t>OpenStreetMap</w:t>
                              </w:r>
                              <w:proofErr w:type="spellEnd"/>
                              <w:r>
                                <w:rPr>
                                  <w:lang w:val="it-IT"/>
                                </w:rPr>
                                <w:t>.</w:t>
                              </w:r>
                            </w:ins>
                            <w:ins w:id="76" w:author="Tranchina Kevin" w:date="2021-02-13T00:54:00Z">
                              <w:r>
                                <w:rPr>
                                  <w:lang w:val="it-IT"/>
                                </w:rPr>
                                <w:br/>
                              </w:r>
                            </w:ins>
                            <w:ins w:id="77" w:author="Tranchina Kevin" w:date="2021-02-13T01:00:00Z">
                              <w:r>
                                <w:rPr>
                                  <w:lang w:val="it-IT"/>
                                </w:rPr>
                                <w:t xml:space="preserve">La stima sulla densità effettuata è stata poi messa in comparazione con i dati </w:t>
                              </w:r>
                            </w:ins>
                            <w:ins w:id="78" w:author="Tranchina Kevin" w:date="2021-02-13T01:01:00Z">
                              <w:r>
                                <w:rPr>
                                  <w:lang w:val="it-IT"/>
                                </w:rPr>
                                <w:t>ISTAT, per evidenziarne differenze e somiglianze. Per l’appunto sono state realizzate 3 visualizzazioni</w:t>
                              </w:r>
                            </w:ins>
                            <w:ins w:id="79" w:author="Tranchina Kevin" w:date="2021-02-13T01:04:00Z">
                              <w:r>
                                <w:rPr>
                                  <w:lang w:val="it-IT"/>
                                </w:rPr>
                                <w:t>, entrambe</w:t>
                              </w:r>
                            </w:ins>
                            <w:ins w:id="80" w:author="Tranchina Kevin" w:date="2021-02-13T01:01:00Z">
                              <w:r>
                                <w:rPr>
                                  <w:lang w:val="it-IT"/>
                                </w:rPr>
                                <w:t xml:space="preserve"> con lo scopo di mettere in luce</w:t>
                              </w:r>
                            </w:ins>
                            <w:ins w:id="81" w:author="Tranchina Kevin" w:date="2021-02-14T22:25:00Z">
                              <w:r>
                                <w:rPr>
                                  <w:lang w:val="it-IT"/>
                                </w:rPr>
                                <w:t xml:space="preserve"> </w:t>
                              </w:r>
                            </w:ins>
                            <w:ins w:id="82" w:author="Tranchina Kevin" w:date="2021-02-13T01:07:00Z">
                              <w:r>
                                <w:rPr>
                                  <w:lang w:val="it-IT"/>
                                </w:rPr>
                                <w:t xml:space="preserve">l’ </w:t>
                              </w:r>
                            </w:ins>
                            <w:ins w:id="83" w:author="Tranchina Kevin" w:date="2021-02-13T18:24:00Z">
                              <w:r>
                                <w:rPr>
                                  <w:lang w:val="it-IT"/>
                                </w:rPr>
                                <w:t>‘</w:t>
                              </w:r>
                            </w:ins>
                            <w:proofErr w:type="spellStart"/>
                            <w:ins w:id="84" w:author="Tranchina Kevin" w:date="2021-02-13T01:06:00Z">
                              <w:r>
                                <w:rPr>
                                  <w:lang w:val="it-IT"/>
                                </w:rPr>
                                <w:t>infosfera</w:t>
                              </w:r>
                            </w:ins>
                            <w:proofErr w:type="spellEnd"/>
                            <w:ins w:id="85" w:author="Tranchina Kevin" w:date="2021-02-13T18:24:00Z">
                              <w:r>
                                <w:rPr>
                                  <w:lang w:val="it-IT"/>
                                </w:rPr>
                                <w:t>’</w:t>
                              </w:r>
                            </w:ins>
                            <w:ins w:id="86" w:author="Tranchina Kevin" w:date="2021-02-13T01:02:00Z">
                              <w:r>
                                <w:rPr>
                                  <w:lang w:val="it-IT"/>
                                </w:rPr>
                                <w:t xml:space="preserve"> </w:t>
                              </w:r>
                            </w:ins>
                            <w:ins w:id="87" w:author="Tranchina Kevin" w:date="2021-02-13T18:23:00Z">
                              <w:r>
                                <w:rPr>
                                  <w:lang w:val="it-IT"/>
                                </w:rPr>
                                <w:t>del</w:t>
                              </w:r>
                            </w:ins>
                            <w:ins w:id="88" w:author="Tranchina Kevin" w:date="2021-02-13T01:02:00Z">
                              <w:r>
                                <w:rPr>
                                  <w:lang w:val="it-IT"/>
                                </w:rPr>
                                <w:t xml:space="preserve"> comune milanese al variare dei giorni della settimana</w:t>
                              </w:r>
                            </w:ins>
                            <w:ins w:id="89" w:author="Tranchina Kevin" w:date="2021-02-13T01:07:00Z">
                              <w:r>
                                <w:rPr>
                                  <w:lang w:val="it-IT"/>
                                </w:rPr>
                                <w:t>.</w:t>
                              </w:r>
                              <w:r>
                                <w:rPr>
                                  <w:lang w:val="it-IT"/>
                                </w:rPr>
                                <w:br/>
                              </w:r>
                            </w:ins>
                            <w:ins w:id="90" w:author="Tranchina Kevin" w:date="2021-02-14T23:37:00Z">
                              <w:r>
                                <w:rPr>
                                  <w:lang w:val="it-IT"/>
                                </w:rPr>
                                <w:t>Le visualizzazioni realizzate sono state infine sottoposte</w:t>
                              </w:r>
                            </w:ins>
                            <w:ins w:id="91" w:author="Tranchina Kevin" w:date="2021-02-14T23:38:00Z">
                              <w:r>
                                <w:rPr>
                                  <w:lang w:val="it-IT"/>
                                </w:rPr>
                                <w:t xml:space="preserve"> al giudizio di</w:t>
                              </w:r>
                            </w:ins>
                            <w:ins w:id="92" w:author="Tranchina Kevin" w:date="2021-02-14T23:37:00Z">
                              <w:r>
                                <w:rPr>
                                  <w:lang w:val="it-IT"/>
                                </w:rPr>
                                <w:t xml:space="preserve"> un gruppo di 20 persone attraverso dei questionar</w:t>
                              </w:r>
                            </w:ins>
                            <w:ins w:id="93" w:author="Tranchina Kevin" w:date="2021-02-14T23:38:00Z">
                              <w:r>
                                <w:rPr>
                                  <w:lang w:val="it-IT"/>
                                </w:rPr>
                                <w:t>i</w:t>
                              </w:r>
                            </w:ins>
                            <w:ins w:id="94" w:author="Tranchina Kevin" w:date="2021-02-14T23:37:00Z">
                              <w:r>
                                <w:rPr>
                                  <w:lang w:val="it-IT"/>
                                </w:rPr>
                                <w:t xml:space="preserve"> con </w:t>
                              </w:r>
                            </w:ins>
                            <w:ins w:id="95" w:author="Tranchina Kevin" w:date="2021-02-14T23:39:00Z">
                              <w:r>
                                <w:rPr>
                                  <w:lang w:val="it-IT"/>
                                </w:rPr>
                                <w:t>m</w:t>
                              </w:r>
                            </w:ins>
                            <w:ins w:id="96" w:author="Tranchina Kevin" w:date="2021-02-14T23:37:00Z">
                              <w:r>
                                <w:rPr>
                                  <w:lang w:val="it-IT"/>
                                </w:rPr>
                                <w:t>oduli Google.</w:t>
                              </w:r>
                            </w:ins>
                          </w:p>
                          <w:p w:rsidR="00850FF6" w:rsidRDefault="00850FF6" w:rsidP="00432FB8">
                            <w:pPr>
                              <w:spacing w:line="0" w:lineRule="atLeast"/>
                              <w:ind w:left="120"/>
                              <w:rPr>
                                <w:ins w:id="97" w:author="Tranchina Kevin" w:date="2021-02-13T19:00:00Z"/>
                                <w:lang w:val="it-IT"/>
                              </w:rPr>
                            </w:pPr>
                          </w:p>
                          <w:p w:rsidR="00850FF6" w:rsidRDefault="00850FF6" w:rsidP="00432FB8">
                            <w:pPr>
                              <w:spacing w:line="0" w:lineRule="atLeast"/>
                              <w:ind w:left="120"/>
                              <w:rPr>
                                <w:ins w:id="98" w:author="Tranchina Kevin" w:date="2021-02-13T19:00:00Z"/>
                                <w:lang w:val="it-IT"/>
                              </w:rPr>
                            </w:pPr>
                          </w:p>
                          <w:p w:rsidR="00850FF6" w:rsidRDefault="00850FF6" w:rsidP="00432FB8">
                            <w:pPr>
                              <w:spacing w:line="0" w:lineRule="atLeast"/>
                              <w:ind w:left="120"/>
                              <w:rPr>
                                <w:ins w:id="99" w:author="Tranchina Kevin" w:date="2021-02-13T19:00:00Z"/>
                                <w:lang w:val="it-IT"/>
                              </w:rPr>
                            </w:pPr>
                          </w:p>
                          <w:p w:rsidR="00850FF6" w:rsidRDefault="00850FF6" w:rsidP="00432FB8">
                            <w:pPr>
                              <w:spacing w:line="0" w:lineRule="atLeast"/>
                              <w:ind w:left="120"/>
                              <w:rPr>
                                <w:ins w:id="100" w:author="Tranchina Kevin" w:date="2021-02-13T19:00:00Z"/>
                                <w:lang w:val="it-IT"/>
                              </w:rPr>
                            </w:pPr>
                          </w:p>
                          <w:p w:rsidR="00850FF6" w:rsidRDefault="00850FF6" w:rsidP="00432FB8">
                            <w:pPr>
                              <w:spacing w:line="0" w:lineRule="atLeast"/>
                              <w:ind w:left="120"/>
                              <w:rPr>
                                <w:ins w:id="101" w:author="Tranchina Kevin" w:date="2021-02-13T01:07:00Z"/>
                                <w:lang w:val="it-IT"/>
                              </w:rPr>
                            </w:pPr>
                          </w:p>
                          <w:p w:rsidR="00850FF6" w:rsidRPr="00A620E4" w:rsidRDefault="00850FF6" w:rsidP="00432FB8">
                            <w:pPr>
                              <w:spacing w:line="0" w:lineRule="atLeast"/>
                              <w:ind w:left="120"/>
                              <w:rPr>
                                <w:ins w:id="102" w:author="Tranchina Kevin" w:date="2021-02-13T00:20:00Z"/>
                                <w:lang w:val="it-IT"/>
                                <w:rPrChange w:id="103" w:author="Tranchina Kevin" w:date="2021-02-13T00:52:00Z">
                                  <w:rPr>
                                    <w:ins w:id="104" w:author="Tranchina Kevin" w:date="2021-02-13T00:20:00Z"/>
                                    <w:sz w:val="24"/>
                                    <w:lang w:val="it-IT"/>
                                  </w:rPr>
                                </w:rPrChange>
                              </w:rPr>
                            </w:pPr>
                          </w:p>
                          <w:p w:rsidR="00850FF6" w:rsidRPr="00D41053" w:rsidRDefault="00850FF6" w:rsidP="006E7AFC">
                            <w:pPr>
                              <w:spacing w:line="0" w:lineRule="atLeast"/>
                              <w:ind w:left="120"/>
                              <w:rPr>
                                <w:ins w:id="105" w:author="Tranchina Kevin" w:date="2021-02-13T00:04:00Z"/>
                                <w:sz w:val="24"/>
                                <w:lang w:val="it-IT"/>
                              </w:rPr>
                            </w:pPr>
                          </w:p>
                          <w:p w:rsidR="00850FF6" w:rsidRPr="003B3F26" w:rsidRDefault="00850FF6" w:rsidP="006E7AFC">
                            <w:pPr>
                              <w:spacing w:line="0" w:lineRule="atLeast"/>
                              <w:ind w:left="120"/>
                              <w:rPr>
                                <w:sz w:val="24"/>
                                <w:lang w:val="it-IT"/>
                                <w:rPrChange w:id="106" w:author="Tranchina Kevin" w:date="2021-02-13T00:51:00Z">
                                  <w:rPr>
                                    <w:b/>
                                    <w:sz w:val="24"/>
                                    <w:lang w:val="it-IT"/>
                                  </w:rPr>
                                </w:rPrChang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43DAA" id="Rectangle 3" o:spid="_x0000_s1026" style="position:absolute;left:0;text-align:left;margin-left:-27.4pt;margin-top:25.8pt;width:540.55pt;height:203.1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" fillcolor="#e7e6e6" strokecolor="#5b9bd5">
                <v:textbox>
                  <w:txbxContent>
                    <w:p w:rsidR="00850FF6" w:rsidDel="00096178" w:rsidRDefault="00850FF6" w:rsidP="00096178">
                      <w:pPr>
                        <w:spacing w:line="0" w:lineRule="atLeast"/>
                        <w:rPr>
                          <w:del w:id="107" w:author="Tranchina Kevin" w:date="2021-02-21T15:28:00Z"/>
                          <w:b/>
                          <w:sz w:val="24"/>
                          <w:lang w:val="it-IT"/>
                        </w:rPr>
                        <w:pPrChange w:id="108" w:author="Tranchina Kevin" w:date="2021-02-21T15:28:00Z">
                          <w:pPr>
                            <w:spacing w:line="0" w:lineRule="atLeast"/>
                            <w:ind w:left="120"/>
                          </w:pPr>
                        </w:pPrChange>
                      </w:pPr>
                      <w:r>
                        <w:rPr>
                          <w:b/>
                          <w:sz w:val="24"/>
                          <w:lang w:val="it-IT"/>
                        </w:rPr>
                        <w:t>Densità di popolazione</w:t>
                      </w:r>
                      <w:ins w:id="109" w:author="Tranchina Kevin" w:date="2021-02-14T23:37:00Z">
                        <w:r w:rsidR="00096178">
                          <w:rPr>
                            <w:b/>
                            <w:sz w:val="24"/>
                            <w:lang w:val="it-IT"/>
                          </w:rPr>
                          <w:t xml:space="preserve"> </w:t>
                        </w:r>
                      </w:ins>
                    </w:p>
                    <w:p w:rsidR="00096178" w:rsidRDefault="00096178" w:rsidP="006E5A02">
                      <w:pPr>
                        <w:spacing w:line="0" w:lineRule="atLeast"/>
                        <w:ind w:left="120"/>
                        <w:rPr>
                          <w:ins w:id="110" w:author="Tranchina Kevin" w:date="2021-02-21T15:28:00Z"/>
                          <w:b/>
                          <w:sz w:val="24"/>
                          <w:lang w:val="it-IT"/>
                        </w:rPr>
                      </w:pPr>
                    </w:p>
                    <w:p w:rsidR="00850FF6" w:rsidRDefault="00850FF6" w:rsidP="00096178">
                      <w:pPr>
                        <w:spacing w:line="0" w:lineRule="atLeast"/>
                        <w:rPr>
                          <w:ins w:id="111" w:author="Tranchina Kevin" w:date="2021-02-14T22:25:00Z"/>
                          <w:lang w:val="it-IT"/>
                        </w:rPr>
                        <w:pPrChange w:id="112" w:author="Tranchina Kevin" w:date="2021-02-21T15:28:00Z">
                          <w:pPr>
                            <w:spacing w:line="0" w:lineRule="atLeast"/>
                            <w:ind w:left="120"/>
                          </w:pPr>
                        </w:pPrChange>
                      </w:pPr>
                      <w:ins w:id="113" w:author="Tranchina Kevin" w:date="2021-02-13T18:13:00Z">
                        <w:r>
                          <w:rPr>
                            <w:lang w:val="it-IT"/>
                          </w:rPr>
                          <w:t>Lo studio dei sistemi socio-</w:t>
                        </w:r>
                      </w:ins>
                      <w:ins w:id="114" w:author="Tranchina Kevin" w:date="2021-02-13T18:14:00Z">
                        <w:r>
                          <w:rPr>
                            <w:lang w:val="it-IT"/>
                          </w:rPr>
                          <w:t>territoriali è stato rivoluzionato dall’introduzione di un</w:t>
                        </w:r>
                      </w:ins>
                      <w:ins w:id="115" w:author="Tranchina Kevin" w:date="2021-02-13T18:16:00Z">
                        <w:r>
                          <w:rPr>
                            <w:lang w:val="it-IT"/>
                          </w:rPr>
                          <w:t>a</w:t>
                        </w:r>
                      </w:ins>
                      <w:ins w:id="116" w:author="Tranchina Kevin" w:date="2021-02-13T18:14:00Z">
                        <w:r>
                          <w:rPr>
                            <w:lang w:val="it-IT"/>
                          </w:rPr>
                          <w:t xml:space="preserve"> quantità di dati digitali senza precedenti costantemente prodo</w:t>
                        </w:r>
                      </w:ins>
                      <w:ins w:id="117" w:author="Tranchina Kevin" w:date="2021-02-13T18:15:00Z">
                        <w:r>
                          <w:rPr>
                            <w:lang w:val="it-IT"/>
                          </w:rPr>
                          <w:t xml:space="preserve">tti dalla continua attività dei nostri </w:t>
                        </w:r>
                        <w:proofErr w:type="spellStart"/>
                        <w:r>
                          <w:rPr>
                            <w:lang w:val="it-IT"/>
                          </w:rPr>
                          <w:t>smartphone</w:t>
                        </w:r>
                        <w:proofErr w:type="spellEnd"/>
                        <w:r>
                          <w:rPr>
                            <w:lang w:val="it-IT"/>
                          </w:rPr>
                          <w:t>.</w:t>
                        </w:r>
                      </w:ins>
                      <w:ins w:id="118" w:author="Tranchina Kevin" w:date="2021-02-13T18:16:00Z">
                        <w:r>
                          <w:rPr>
                            <w:lang w:val="it-IT"/>
                          </w:rPr>
                          <w:br/>
                        </w:r>
                      </w:ins>
                      <w:ins w:id="119" w:author="Tranchina Kevin" w:date="2021-02-12T23:26:00Z">
                        <w:r w:rsidRPr="00A620E4">
                          <w:rPr>
                            <w:lang w:val="it-IT"/>
                            <w:rPrChange w:id="120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>L’obiettivo del</w:t>
                        </w:r>
                      </w:ins>
                      <w:ins w:id="121" w:author="Tranchina Kevin" w:date="2021-02-13T18:16:00Z">
                        <w:r>
                          <w:rPr>
                            <w:lang w:val="it-IT"/>
                          </w:rPr>
                          <w:t xml:space="preserve"> presente</w:t>
                        </w:r>
                      </w:ins>
                      <w:ins w:id="122" w:author="Tranchina Kevin" w:date="2021-02-12T23:40:00Z">
                        <w:r w:rsidRPr="00A620E4">
                          <w:rPr>
                            <w:lang w:val="it-IT"/>
                            <w:rPrChange w:id="123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 xml:space="preserve"> </w:t>
                        </w:r>
                      </w:ins>
                      <w:ins w:id="124" w:author="Tranchina Kevin" w:date="2021-02-12T23:26:00Z">
                        <w:r w:rsidRPr="00A620E4">
                          <w:rPr>
                            <w:lang w:val="it-IT"/>
                            <w:rPrChange w:id="125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>elaborato è la stima</w:t>
                        </w:r>
                      </w:ins>
                      <w:ins w:id="126" w:author="Tranchina Kevin" w:date="2021-02-12T23:27:00Z">
                        <w:r w:rsidRPr="00D41053">
                          <w:rPr>
                            <w:lang w:val="it-IT"/>
                          </w:rPr>
                          <w:t xml:space="preserve"> della densità </w:t>
                        </w:r>
                      </w:ins>
                      <w:ins w:id="127" w:author="Tranchina Kevin" w:date="2021-02-13T10:39:00Z">
                        <w:r>
                          <w:rPr>
                            <w:lang w:val="it-IT"/>
                          </w:rPr>
                          <w:t xml:space="preserve">urbana </w:t>
                        </w:r>
                      </w:ins>
                      <w:ins w:id="128" w:author="Tranchina Kevin" w:date="2021-02-12T23:27:00Z">
                        <w:r w:rsidRPr="00A620E4">
                          <w:rPr>
                            <w:lang w:val="it-IT"/>
                            <w:rPrChange w:id="129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 xml:space="preserve">del comune di </w:t>
                        </w:r>
                        <w:r w:rsidRPr="00D41053">
                          <w:rPr>
                            <w:lang w:val="it-IT"/>
                          </w:rPr>
                          <w:t>Milano sfruttando i dati di telefonia mobile.</w:t>
                        </w:r>
                      </w:ins>
                      <w:ins w:id="130" w:author="Tranchina Kevin" w:date="2021-02-12T23:40:00Z">
                        <w:r w:rsidRPr="00A620E4">
                          <w:rPr>
                            <w:lang w:val="it-IT"/>
                            <w:rPrChange w:id="131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br/>
                          <w:t>Per il raggiungimento</w:t>
                        </w:r>
                      </w:ins>
                      <w:ins w:id="132" w:author="Tranchina Kevin" w:date="2021-02-12T23:26:00Z">
                        <w:r w:rsidRPr="00A620E4">
                          <w:rPr>
                            <w:lang w:val="it-IT"/>
                            <w:rPrChange w:id="133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 xml:space="preserve"> </w:t>
                        </w:r>
                      </w:ins>
                      <w:ins w:id="134" w:author="Tranchina Kevin" w:date="2021-02-13T00:53:00Z">
                        <w:r>
                          <w:rPr>
                            <w:lang w:val="it-IT"/>
                          </w:rPr>
                          <w:t>dell</w:t>
                        </w:r>
                      </w:ins>
                      <w:ins w:id="135" w:author="Tranchina Kevin" w:date="2021-02-13T18:35:00Z">
                        <w:r>
                          <w:rPr>
                            <w:lang w:val="it-IT"/>
                          </w:rPr>
                          <w:t xml:space="preserve">o scopo </w:t>
                        </w:r>
                      </w:ins>
                      <w:ins w:id="136" w:author="Tranchina Kevin" w:date="2021-02-12T23:26:00Z">
                        <w:r w:rsidRPr="00D41053">
                          <w:rPr>
                            <w:lang w:val="it-IT"/>
                          </w:rPr>
                          <w:t xml:space="preserve">abbiamo </w:t>
                        </w:r>
                      </w:ins>
                      <w:ins w:id="137" w:author="Tranchina Kevin" w:date="2021-02-13T18:20:00Z">
                        <w:r>
                          <w:rPr>
                            <w:lang w:val="it-IT"/>
                          </w:rPr>
                          <w:t>utilizzato</w:t>
                        </w:r>
                      </w:ins>
                      <w:ins w:id="138" w:author="Tranchina Kevin" w:date="2021-02-12T23:26:00Z">
                        <w:r w:rsidRPr="00D41053">
                          <w:rPr>
                            <w:lang w:val="it-IT"/>
                          </w:rPr>
                          <w:t xml:space="preserve"> </w:t>
                        </w:r>
                      </w:ins>
                      <w:ins w:id="139" w:author="Tranchina Kevin" w:date="2021-02-13T00:04:00Z">
                        <w:r w:rsidRPr="00D41053">
                          <w:rPr>
                            <w:lang w:val="it-IT"/>
                          </w:rPr>
                          <w:t>parte del</w:t>
                        </w:r>
                        <w:r w:rsidRPr="00A620E4">
                          <w:rPr>
                            <w:lang w:val="it-IT"/>
                            <w:rPrChange w:id="140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A620E4">
                          <w:rPr>
                            <w:lang w:val="it-IT"/>
                            <w:rPrChange w:id="141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>dataset</w:t>
                        </w:r>
                        <w:proofErr w:type="spellEnd"/>
                        <w:r w:rsidRPr="00A620E4">
                          <w:rPr>
                            <w:lang w:val="it-IT"/>
                            <w:rPrChange w:id="142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 xml:space="preserve"> sul</w:t>
                        </w:r>
                      </w:ins>
                      <w:ins w:id="143" w:author="Tranchina Kevin" w:date="2021-02-12T23:27:00Z">
                        <w:r w:rsidRPr="00A620E4">
                          <w:rPr>
                            <w:lang w:val="it-IT"/>
                            <w:rPrChange w:id="144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>l’attività telefonica</w:t>
                        </w:r>
                      </w:ins>
                      <w:ins w:id="145" w:author="Tranchina Kevin" w:date="2021-02-13T00:04:00Z">
                        <w:r w:rsidRPr="00A620E4">
                          <w:rPr>
                            <w:lang w:val="it-IT"/>
                            <w:rPrChange w:id="146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 xml:space="preserve"> raccolto durante l</w:t>
                        </w:r>
                      </w:ins>
                      <w:ins w:id="147" w:author="Tranchina Kevin" w:date="2021-02-13T00:50:00Z">
                        <w:r w:rsidRPr="00A620E4">
                          <w:rPr>
                            <w:lang w:val="it-IT"/>
                            <w:rPrChange w:id="148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 xml:space="preserve">’evento di </w:t>
                        </w:r>
                      </w:ins>
                      <w:ins w:id="149" w:author="Tranchina Kevin" w:date="2021-02-13T00:53:00Z">
                        <w:r>
                          <w:rPr>
                            <w:lang w:val="it-IT"/>
                          </w:rPr>
                          <w:t>“</w:t>
                        </w:r>
                      </w:ins>
                      <w:ins w:id="150" w:author="Tranchina Kevin" w:date="2021-02-13T00:51:00Z">
                        <w:r w:rsidRPr="00A620E4">
                          <w:rPr>
                            <w:lang w:val="it-IT"/>
                            <w:rPrChange w:id="151" w:author="Tranchina Kevin" w:date="2021-02-13T00:52:00Z">
                              <w:rPr>
                                <w:sz w:val="24"/>
                                <w:lang w:val="it-IT"/>
                              </w:rPr>
                            </w:rPrChange>
                          </w:rPr>
                          <w:t>Telecom Italia Big Data Challenge 2014</w:t>
                        </w:r>
                      </w:ins>
                      <w:ins w:id="152" w:author="Tranchina Kevin" w:date="2021-02-13T00:53:00Z">
                        <w:r>
                          <w:rPr>
                            <w:lang w:val="it-IT"/>
                          </w:rPr>
                          <w:t>”</w:t>
                        </w:r>
                      </w:ins>
                      <w:ins w:id="153" w:author="Tranchina Kevin" w:date="2021-02-13T00:51:00Z">
                        <w:r w:rsidRPr="00D41053">
                          <w:rPr>
                            <w:lang w:val="it-IT"/>
                          </w:rPr>
                          <w:t xml:space="preserve">, </w:t>
                        </w:r>
                      </w:ins>
                      <w:ins w:id="154" w:author="Tranchina Kevin" w:date="2021-02-13T18:20:00Z">
                        <w:r w:rsidRPr="00C1340E">
                          <w:rPr>
                            <w:lang w:val="it-IT"/>
                          </w:rPr>
                          <w:t xml:space="preserve">composto da un settimana di Call </w:t>
                        </w:r>
                        <w:proofErr w:type="spellStart"/>
                        <w:r w:rsidRPr="00C1340E">
                          <w:rPr>
                            <w:lang w:val="it-IT"/>
                          </w:rPr>
                          <w:t>Details</w:t>
                        </w:r>
                        <w:proofErr w:type="spellEnd"/>
                        <w:r w:rsidRPr="00C1340E">
                          <w:rPr>
                            <w:lang w:val="it-IT"/>
                          </w:rPr>
                          <w:t xml:space="preserve"> </w:t>
                        </w:r>
                        <w:proofErr w:type="spellStart"/>
                        <w:r w:rsidRPr="00C1340E">
                          <w:rPr>
                            <w:lang w:val="it-IT"/>
                          </w:rPr>
                          <w:t>Records</w:t>
                        </w:r>
                        <w:proofErr w:type="spellEnd"/>
                        <w:r w:rsidRPr="00C1340E">
                          <w:rPr>
                            <w:lang w:val="it-IT"/>
                          </w:rPr>
                          <w:t xml:space="preserve"> </w:t>
                        </w:r>
                        <w:r>
                          <w:rPr>
                            <w:lang w:val="it-IT"/>
                          </w:rPr>
                          <w:t>(</w:t>
                        </w:r>
                        <w:proofErr w:type="spellStart"/>
                        <w:r w:rsidRPr="00C1340E">
                          <w:rPr>
                            <w:lang w:val="it-IT"/>
                          </w:rPr>
                          <w:t>CDRs</w:t>
                        </w:r>
                        <w:proofErr w:type="spellEnd"/>
                        <w:r>
                          <w:rPr>
                            <w:lang w:val="it-IT"/>
                          </w:rPr>
                          <w:t>)</w:t>
                        </w:r>
                        <w:r w:rsidRPr="00C1340E">
                          <w:rPr>
                            <w:lang w:val="it-IT"/>
                          </w:rPr>
                          <w:t xml:space="preserve"> sulla città di Milano, </w:t>
                        </w:r>
                      </w:ins>
                      <w:ins w:id="155" w:author="Tranchina Kevin" w:date="2021-02-13T00:51:00Z">
                        <w:r w:rsidRPr="00D41053">
                          <w:rPr>
                            <w:lang w:val="it-IT"/>
                          </w:rPr>
                          <w:t xml:space="preserve">uniti con i dati geografici prelevati direttamente da </w:t>
                        </w:r>
                      </w:ins>
                      <w:proofErr w:type="spellStart"/>
                      <w:ins w:id="156" w:author="Tranchina Kevin" w:date="2021-02-13T01:05:00Z">
                        <w:r>
                          <w:rPr>
                            <w:lang w:val="it-IT"/>
                          </w:rPr>
                          <w:t>OpenStreetMap</w:t>
                        </w:r>
                        <w:proofErr w:type="spellEnd"/>
                        <w:r>
                          <w:rPr>
                            <w:lang w:val="it-IT"/>
                          </w:rPr>
                          <w:t>.</w:t>
                        </w:r>
                      </w:ins>
                      <w:ins w:id="157" w:author="Tranchina Kevin" w:date="2021-02-13T00:54:00Z">
                        <w:r>
                          <w:rPr>
                            <w:lang w:val="it-IT"/>
                          </w:rPr>
                          <w:br/>
                        </w:r>
                      </w:ins>
                      <w:ins w:id="158" w:author="Tranchina Kevin" w:date="2021-02-13T01:00:00Z">
                        <w:r>
                          <w:rPr>
                            <w:lang w:val="it-IT"/>
                          </w:rPr>
                          <w:t xml:space="preserve">La stima sulla densità effettuata è stata poi messa in comparazione con i dati </w:t>
                        </w:r>
                      </w:ins>
                      <w:ins w:id="159" w:author="Tranchina Kevin" w:date="2021-02-13T01:01:00Z">
                        <w:r>
                          <w:rPr>
                            <w:lang w:val="it-IT"/>
                          </w:rPr>
                          <w:t>ISTAT, per evidenziarne differenze e somiglianze. Per l’appunto sono state realizzate 3 visualizzazioni</w:t>
                        </w:r>
                      </w:ins>
                      <w:ins w:id="160" w:author="Tranchina Kevin" w:date="2021-02-13T01:04:00Z">
                        <w:r>
                          <w:rPr>
                            <w:lang w:val="it-IT"/>
                          </w:rPr>
                          <w:t>, entrambe</w:t>
                        </w:r>
                      </w:ins>
                      <w:ins w:id="161" w:author="Tranchina Kevin" w:date="2021-02-13T01:01:00Z">
                        <w:r>
                          <w:rPr>
                            <w:lang w:val="it-IT"/>
                          </w:rPr>
                          <w:t xml:space="preserve"> con lo scopo di mettere in luce</w:t>
                        </w:r>
                      </w:ins>
                      <w:ins w:id="162" w:author="Tranchina Kevin" w:date="2021-02-14T22:25:00Z">
                        <w:r>
                          <w:rPr>
                            <w:lang w:val="it-IT"/>
                          </w:rPr>
                          <w:t xml:space="preserve"> </w:t>
                        </w:r>
                      </w:ins>
                      <w:ins w:id="163" w:author="Tranchina Kevin" w:date="2021-02-13T01:07:00Z">
                        <w:r>
                          <w:rPr>
                            <w:lang w:val="it-IT"/>
                          </w:rPr>
                          <w:t xml:space="preserve">l’ </w:t>
                        </w:r>
                      </w:ins>
                      <w:ins w:id="164" w:author="Tranchina Kevin" w:date="2021-02-13T18:24:00Z">
                        <w:r>
                          <w:rPr>
                            <w:lang w:val="it-IT"/>
                          </w:rPr>
                          <w:t>‘</w:t>
                        </w:r>
                      </w:ins>
                      <w:proofErr w:type="spellStart"/>
                      <w:ins w:id="165" w:author="Tranchina Kevin" w:date="2021-02-13T01:06:00Z">
                        <w:r>
                          <w:rPr>
                            <w:lang w:val="it-IT"/>
                          </w:rPr>
                          <w:t>infosfera</w:t>
                        </w:r>
                      </w:ins>
                      <w:proofErr w:type="spellEnd"/>
                      <w:ins w:id="166" w:author="Tranchina Kevin" w:date="2021-02-13T18:24:00Z">
                        <w:r>
                          <w:rPr>
                            <w:lang w:val="it-IT"/>
                          </w:rPr>
                          <w:t>’</w:t>
                        </w:r>
                      </w:ins>
                      <w:ins w:id="167" w:author="Tranchina Kevin" w:date="2021-02-13T01:02:00Z">
                        <w:r>
                          <w:rPr>
                            <w:lang w:val="it-IT"/>
                          </w:rPr>
                          <w:t xml:space="preserve"> </w:t>
                        </w:r>
                      </w:ins>
                      <w:ins w:id="168" w:author="Tranchina Kevin" w:date="2021-02-13T18:23:00Z">
                        <w:r>
                          <w:rPr>
                            <w:lang w:val="it-IT"/>
                          </w:rPr>
                          <w:t>del</w:t>
                        </w:r>
                      </w:ins>
                      <w:ins w:id="169" w:author="Tranchina Kevin" w:date="2021-02-13T01:02:00Z">
                        <w:r>
                          <w:rPr>
                            <w:lang w:val="it-IT"/>
                          </w:rPr>
                          <w:t xml:space="preserve"> comune milanese al variare dei giorni della settimana</w:t>
                        </w:r>
                      </w:ins>
                      <w:ins w:id="170" w:author="Tranchina Kevin" w:date="2021-02-13T01:07:00Z">
                        <w:r>
                          <w:rPr>
                            <w:lang w:val="it-IT"/>
                          </w:rPr>
                          <w:t>.</w:t>
                        </w:r>
                        <w:r>
                          <w:rPr>
                            <w:lang w:val="it-IT"/>
                          </w:rPr>
                          <w:br/>
                        </w:r>
                      </w:ins>
                      <w:ins w:id="171" w:author="Tranchina Kevin" w:date="2021-02-14T23:37:00Z">
                        <w:r>
                          <w:rPr>
                            <w:lang w:val="it-IT"/>
                          </w:rPr>
                          <w:t>Le visualizzazioni realizzate sono state infine sottoposte</w:t>
                        </w:r>
                      </w:ins>
                      <w:ins w:id="172" w:author="Tranchina Kevin" w:date="2021-02-14T23:38:00Z">
                        <w:r>
                          <w:rPr>
                            <w:lang w:val="it-IT"/>
                          </w:rPr>
                          <w:t xml:space="preserve"> al giudizio di</w:t>
                        </w:r>
                      </w:ins>
                      <w:ins w:id="173" w:author="Tranchina Kevin" w:date="2021-02-14T23:37:00Z">
                        <w:r>
                          <w:rPr>
                            <w:lang w:val="it-IT"/>
                          </w:rPr>
                          <w:t xml:space="preserve"> un gruppo di 20 persone attraverso dei questionar</w:t>
                        </w:r>
                      </w:ins>
                      <w:ins w:id="174" w:author="Tranchina Kevin" w:date="2021-02-14T23:38:00Z">
                        <w:r>
                          <w:rPr>
                            <w:lang w:val="it-IT"/>
                          </w:rPr>
                          <w:t>i</w:t>
                        </w:r>
                      </w:ins>
                      <w:ins w:id="175" w:author="Tranchina Kevin" w:date="2021-02-14T23:37:00Z">
                        <w:r>
                          <w:rPr>
                            <w:lang w:val="it-IT"/>
                          </w:rPr>
                          <w:t xml:space="preserve"> con </w:t>
                        </w:r>
                      </w:ins>
                      <w:ins w:id="176" w:author="Tranchina Kevin" w:date="2021-02-14T23:39:00Z">
                        <w:r>
                          <w:rPr>
                            <w:lang w:val="it-IT"/>
                          </w:rPr>
                          <w:t>m</w:t>
                        </w:r>
                      </w:ins>
                      <w:ins w:id="177" w:author="Tranchina Kevin" w:date="2021-02-14T23:37:00Z">
                        <w:r>
                          <w:rPr>
                            <w:lang w:val="it-IT"/>
                          </w:rPr>
                          <w:t>oduli Google.</w:t>
                        </w:r>
                      </w:ins>
                    </w:p>
                    <w:p w:rsidR="00850FF6" w:rsidRDefault="00850FF6" w:rsidP="00432FB8">
                      <w:pPr>
                        <w:spacing w:line="0" w:lineRule="atLeast"/>
                        <w:ind w:left="120"/>
                        <w:rPr>
                          <w:ins w:id="178" w:author="Tranchina Kevin" w:date="2021-02-13T19:00:00Z"/>
                          <w:lang w:val="it-IT"/>
                        </w:rPr>
                      </w:pPr>
                    </w:p>
                    <w:p w:rsidR="00850FF6" w:rsidRDefault="00850FF6" w:rsidP="00432FB8">
                      <w:pPr>
                        <w:spacing w:line="0" w:lineRule="atLeast"/>
                        <w:ind w:left="120"/>
                        <w:rPr>
                          <w:ins w:id="179" w:author="Tranchina Kevin" w:date="2021-02-13T19:00:00Z"/>
                          <w:lang w:val="it-IT"/>
                        </w:rPr>
                      </w:pPr>
                    </w:p>
                    <w:p w:rsidR="00850FF6" w:rsidRDefault="00850FF6" w:rsidP="00432FB8">
                      <w:pPr>
                        <w:spacing w:line="0" w:lineRule="atLeast"/>
                        <w:ind w:left="120"/>
                        <w:rPr>
                          <w:ins w:id="180" w:author="Tranchina Kevin" w:date="2021-02-13T19:00:00Z"/>
                          <w:lang w:val="it-IT"/>
                        </w:rPr>
                      </w:pPr>
                    </w:p>
                    <w:p w:rsidR="00850FF6" w:rsidRDefault="00850FF6" w:rsidP="00432FB8">
                      <w:pPr>
                        <w:spacing w:line="0" w:lineRule="atLeast"/>
                        <w:ind w:left="120"/>
                        <w:rPr>
                          <w:ins w:id="181" w:author="Tranchina Kevin" w:date="2021-02-13T19:00:00Z"/>
                          <w:lang w:val="it-IT"/>
                        </w:rPr>
                      </w:pPr>
                    </w:p>
                    <w:p w:rsidR="00850FF6" w:rsidRDefault="00850FF6" w:rsidP="00432FB8">
                      <w:pPr>
                        <w:spacing w:line="0" w:lineRule="atLeast"/>
                        <w:ind w:left="120"/>
                        <w:rPr>
                          <w:ins w:id="182" w:author="Tranchina Kevin" w:date="2021-02-13T01:07:00Z"/>
                          <w:lang w:val="it-IT"/>
                        </w:rPr>
                      </w:pPr>
                    </w:p>
                    <w:p w:rsidR="00850FF6" w:rsidRPr="00A620E4" w:rsidRDefault="00850FF6" w:rsidP="00432FB8">
                      <w:pPr>
                        <w:spacing w:line="0" w:lineRule="atLeast"/>
                        <w:ind w:left="120"/>
                        <w:rPr>
                          <w:ins w:id="183" w:author="Tranchina Kevin" w:date="2021-02-13T00:20:00Z"/>
                          <w:lang w:val="it-IT"/>
                          <w:rPrChange w:id="184" w:author="Tranchina Kevin" w:date="2021-02-13T00:52:00Z">
                            <w:rPr>
                              <w:ins w:id="185" w:author="Tranchina Kevin" w:date="2021-02-13T00:20:00Z"/>
                              <w:sz w:val="24"/>
                              <w:lang w:val="it-IT"/>
                            </w:rPr>
                          </w:rPrChange>
                        </w:rPr>
                      </w:pPr>
                    </w:p>
                    <w:p w:rsidR="00850FF6" w:rsidRPr="00D41053" w:rsidRDefault="00850FF6" w:rsidP="006E7AFC">
                      <w:pPr>
                        <w:spacing w:line="0" w:lineRule="atLeast"/>
                        <w:ind w:left="120"/>
                        <w:rPr>
                          <w:ins w:id="186" w:author="Tranchina Kevin" w:date="2021-02-13T00:04:00Z"/>
                          <w:sz w:val="24"/>
                          <w:lang w:val="it-IT"/>
                        </w:rPr>
                      </w:pPr>
                    </w:p>
                    <w:p w:rsidR="00850FF6" w:rsidRPr="003B3F26" w:rsidRDefault="00850FF6" w:rsidP="006E7AFC">
                      <w:pPr>
                        <w:spacing w:line="0" w:lineRule="atLeast"/>
                        <w:ind w:left="120"/>
                        <w:rPr>
                          <w:sz w:val="24"/>
                          <w:lang w:val="it-IT"/>
                          <w:rPrChange w:id="187" w:author="Tranchina Kevin" w:date="2021-02-13T00:51:00Z">
                            <w:rPr>
                              <w:b/>
                              <w:sz w:val="24"/>
                              <w:lang w:val="it-IT"/>
                            </w:rPr>
                          </w:rPrChange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31D4A" w:rsidRPr="000B05B7">
        <w:rPr>
          <w:rFonts w:asciiTheme="majorHAnsi" w:hAnsiTheme="majorHAnsi" w:cstheme="majorHAnsi"/>
          <w:lang w:val="it-IT"/>
          <w:rPrChange w:id="188" w:author="Tranchina Kevin" w:date="2021-02-20T12:58:00Z">
            <w:rPr>
              <w:rFonts w:ascii="Century Schoolbook" w:hAnsi="Century Schoolbook"/>
              <w:lang w:val="it-IT"/>
            </w:rPr>
          </w:rPrChange>
        </w:rPr>
        <w:t>Anno Accademico 2019-2020</w:t>
      </w:r>
    </w:p>
    <w:p w:rsidR="006E5A02" w:rsidRPr="000B05B7" w:rsidRDefault="006E5A02" w:rsidP="004C312A">
      <w:pPr>
        <w:jc w:val="center"/>
        <w:rPr>
          <w:rFonts w:asciiTheme="majorHAnsi" w:hAnsiTheme="majorHAnsi" w:cstheme="majorHAnsi"/>
          <w:lang w:val="it-IT"/>
          <w:rPrChange w:id="189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</w:p>
    <w:p w:rsidR="006E5A02" w:rsidRPr="000B05B7" w:rsidDel="00AD5F91" w:rsidRDefault="006E5A02" w:rsidP="004C312A">
      <w:pPr>
        <w:jc w:val="center"/>
        <w:rPr>
          <w:del w:id="190" w:author="Tranchina Kevin" w:date="2021-02-13T10:38:00Z"/>
          <w:rFonts w:asciiTheme="majorHAnsi" w:hAnsiTheme="majorHAnsi" w:cstheme="majorHAnsi"/>
          <w:lang w:val="it-IT"/>
          <w:rPrChange w:id="191" w:author="Tranchina Kevin" w:date="2021-02-20T12:58:00Z">
            <w:rPr>
              <w:del w:id="192" w:author="Tranchina Kevin" w:date="2021-02-13T10:38:00Z"/>
              <w:rFonts w:ascii="Century Schoolbook" w:hAnsi="Century Schoolbook"/>
              <w:lang w:val="it-IT"/>
            </w:rPr>
          </w:rPrChange>
        </w:rPr>
      </w:pPr>
    </w:p>
    <w:p w:rsidR="006E5A02" w:rsidRPr="000B05B7" w:rsidRDefault="006E5A02" w:rsidP="00AD5F91">
      <w:pPr>
        <w:rPr>
          <w:rFonts w:asciiTheme="majorHAnsi" w:hAnsiTheme="majorHAnsi" w:cstheme="majorHAnsi"/>
          <w:lang w:val="it-IT"/>
          <w:rPrChange w:id="193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</w:p>
    <w:p w:rsidR="006E5A02" w:rsidRPr="000B05B7" w:rsidRDefault="006E5A02" w:rsidP="002D4766">
      <w:pPr>
        <w:rPr>
          <w:rFonts w:asciiTheme="majorHAnsi" w:hAnsiTheme="majorHAnsi" w:cstheme="majorHAnsi"/>
          <w:lang w:val="it-IT"/>
          <w:rPrChange w:id="194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</w:p>
    <w:p w:rsidR="006E5A02" w:rsidRPr="000B05B7" w:rsidRDefault="006E5A02">
      <w:pPr>
        <w:tabs>
          <w:tab w:val="left" w:pos="5580"/>
        </w:tabs>
        <w:rPr>
          <w:rFonts w:asciiTheme="majorHAnsi" w:hAnsiTheme="majorHAnsi" w:cstheme="majorHAnsi"/>
          <w:lang w:val="it-IT"/>
          <w:rPrChange w:id="195" w:author="Tranchina Kevin" w:date="2021-02-20T12:58:00Z">
            <w:rPr>
              <w:rFonts w:ascii="Century Schoolbook" w:hAnsi="Century Schoolbook"/>
              <w:lang w:val="it-IT"/>
            </w:rPr>
          </w:rPrChange>
        </w:rPr>
        <w:pPrChange w:id="196" w:author="Tranchina Kevin" w:date="2021-02-13T18:16:00Z">
          <w:pPr/>
        </w:pPrChange>
      </w:pPr>
    </w:p>
    <w:p w:rsidR="006E5A02" w:rsidRPr="000B05B7" w:rsidRDefault="006E5A02" w:rsidP="002D4766">
      <w:pPr>
        <w:rPr>
          <w:rFonts w:asciiTheme="majorHAnsi" w:hAnsiTheme="majorHAnsi" w:cstheme="majorHAnsi"/>
          <w:lang w:val="it-IT"/>
          <w:rPrChange w:id="197" w:author="Tranchina Kevin" w:date="2021-02-20T12:58:00Z">
            <w:rPr>
              <w:rFonts w:ascii="Century Schoolbook" w:hAnsi="Century Schoolbook"/>
              <w:lang w:val="it-IT"/>
            </w:rPr>
          </w:rPrChange>
        </w:rPr>
      </w:pPr>
    </w:p>
    <w:p w:rsidR="00E84CD6" w:rsidRPr="000B05B7" w:rsidDel="008434BD" w:rsidRDefault="00E84CD6">
      <w:pPr>
        <w:tabs>
          <w:tab w:val="left" w:pos="2628"/>
        </w:tabs>
        <w:spacing w:after="0" w:line="0" w:lineRule="atLeast"/>
        <w:rPr>
          <w:del w:id="198" w:author="Tranchina Kevin" w:date="2021-02-13T01:04:00Z"/>
          <w:rFonts w:asciiTheme="majorHAnsi" w:eastAsia="Calibri Light" w:hAnsiTheme="majorHAnsi" w:cstheme="majorHAnsi"/>
          <w:b/>
          <w:sz w:val="32"/>
          <w:szCs w:val="20"/>
          <w:lang w:val="it-IT"/>
          <w:rPrChange w:id="199" w:author="Tranchina Kevin" w:date="2021-02-20T12:58:00Z">
            <w:rPr>
              <w:del w:id="200" w:author="Tranchina Kevin" w:date="2021-02-13T01:04:00Z"/>
              <w:rFonts w:ascii="Baskerville Old Face" w:eastAsia="Calibri Light" w:hAnsi="Baskerville Old Face" w:cs="Arial"/>
              <w:b/>
              <w:sz w:val="32"/>
              <w:szCs w:val="20"/>
              <w:lang w:val="it-IT"/>
            </w:rPr>
          </w:rPrChange>
        </w:rPr>
        <w:pPrChange w:id="201" w:author="Tranchina Kevin" w:date="2021-02-13T01:04:00Z">
          <w:pPr>
            <w:spacing w:after="0" w:line="0" w:lineRule="atLeast"/>
          </w:pPr>
        </w:pPrChange>
      </w:pPr>
    </w:p>
    <w:p w:rsidR="00E84CD6" w:rsidRPr="000B05B7" w:rsidRDefault="00E84CD6">
      <w:pPr>
        <w:tabs>
          <w:tab w:val="left" w:pos="2628"/>
        </w:tabs>
        <w:spacing w:after="0" w:line="0" w:lineRule="atLeas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02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  <w:pPrChange w:id="203" w:author="Tranchina Kevin" w:date="2021-02-13T01:04:00Z">
          <w:pPr>
            <w:spacing w:after="0" w:line="34" w:lineRule="exact"/>
          </w:pPr>
        </w:pPrChange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04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05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06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07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08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09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10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ins w:id="211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12" w:author="Tranchina Kevin" w:date="2021-02-20T12:58:00Z">
            <w:rPr>
              <w:ins w:id="213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14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15" w:author="Tranchina Kevin" w:date="2021-02-20T12:58:00Z">
            <w:rPr>
              <w:ins w:id="216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17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18" w:author="Tranchina Kevin" w:date="2021-02-20T12:58:00Z">
            <w:rPr>
              <w:ins w:id="219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20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21" w:author="Tranchina Kevin" w:date="2021-02-20T12:58:00Z">
            <w:rPr>
              <w:ins w:id="222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23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24" w:author="Tranchina Kevin" w:date="2021-02-20T12:58:00Z">
            <w:rPr>
              <w:ins w:id="225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26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27" w:author="Tranchina Kevin" w:date="2021-02-20T12:58:00Z">
            <w:rPr>
              <w:ins w:id="228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29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30" w:author="Tranchina Kevin" w:date="2021-02-20T12:58:00Z">
            <w:rPr>
              <w:ins w:id="231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32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33" w:author="Tranchina Kevin" w:date="2021-02-20T12:58:00Z">
            <w:rPr>
              <w:ins w:id="234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35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36" w:author="Tranchina Kevin" w:date="2021-02-20T12:58:00Z">
            <w:rPr>
              <w:ins w:id="237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38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39" w:author="Tranchina Kevin" w:date="2021-02-20T12:58:00Z">
            <w:rPr>
              <w:ins w:id="240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41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42" w:author="Tranchina Kevin" w:date="2021-02-20T12:58:00Z">
            <w:rPr>
              <w:ins w:id="243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44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45" w:author="Tranchina Kevin" w:date="2021-02-20T12:58:00Z">
            <w:rPr>
              <w:ins w:id="246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47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48" w:author="Tranchina Kevin" w:date="2021-02-20T12:58:00Z">
            <w:rPr>
              <w:ins w:id="249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50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51" w:author="Tranchina Kevin" w:date="2021-02-20T12:58:00Z">
            <w:rPr>
              <w:ins w:id="252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53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54" w:author="Tranchina Kevin" w:date="2021-02-20T12:58:00Z">
            <w:rPr>
              <w:ins w:id="255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56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57" w:author="Tranchina Kevin" w:date="2021-02-20T12:58:00Z">
            <w:rPr>
              <w:ins w:id="258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59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60" w:author="Tranchina Kevin" w:date="2021-02-20T12:58:00Z">
            <w:rPr>
              <w:ins w:id="261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62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63" w:author="Tranchina Kevin" w:date="2021-02-20T12:58:00Z">
            <w:rPr>
              <w:ins w:id="264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65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66" w:author="Tranchina Kevin" w:date="2021-02-20T12:58:00Z">
            <w:rPr>
              <w:ins w:id="267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68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69" w:author="Tranchina Kevin" w:date="2021-02-20T12:58:00Z">
            <w:rPr>
              <w:ins w:id="270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71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72" w:author="Tranchina Kevin" w:date="2021-02-20T12:58:00Z">
            <w:rPr>
              <w:ins w:id="273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74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75" w:author="Tranchina Kevin" w:date="2021-02-20T12:58:00Z">
            <w:rPr>
              <w:ins w:id="276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77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78" w:author="Tranchina Kevin" w:date="2021-02-20T12:58:00Z">
            <w:rPr>
              <w:ins w:id="279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ins w:id="280" w:author="Tranchina Kevin" w:date="2021-02-14T23:37:00Z"/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1" w:author="Tranchina Kevin" w:date="2021-02-20T12:58:00Z">
            <w:rPr>
              <w:ins w:id="282" w:author="Tranchina Kevin" w:date="2021-02-14T23:37:00Z"/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4B2F64" w:rsidRPr="000B05B7" w:rsidRDefault="004B2F64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3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4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5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6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7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8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2D476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89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0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1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2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3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4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5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6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7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8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299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p w:rsidR="006E5A02" w:rsidRPr="000B05B7" w:rsidRDefault="006E5A02" w:rsidP="00E84CD6">
      <w:pPr>
        <w:spacing w:after="0" w:line="34" w:lineRule="exact"/>
        <w:rPr>
          <w:rFonts w:asciiTheme="majorHAnsi" w:eastAsia="Times New Roman" w:hAnsiTheme="majorHAnsi" w:cstheme="majorHAnsi"/>
          <w:color w:val="ED7D31"/>
          <w:sz w:val="24"/>
          <w:szCs w:val="20"/>
          <w:lang w:val="it-IT"/>
          <w:rPrChange w:id="300" w:author="Tranchina Kevin" w:date="2021-02-20T12:58:00Z">
            <w:rPr>
              <w:rFonts w:ascii="Times New Roman" w:eastAsia="Times New Roman" w:hAnsi="Times New Roman" w:cs="Arial"/>
              <w:color w:val="ED7D31"/>
              <w:sz w:val="24"/>
              <w:szCs w:val="20"/>
              <w:lang w:val="it-IT"/>
            </w:rPr>
          </w:rPrChange>
        </w:rPr>
      </w:pPr>
    </w:p>
    <w:sdt>
      <w:sdtPr>
        <w:rPr>
          <w:rFonts w:asciiTheme="minorHAnsi" w:eastAsiaTheme="minorEastAsia" w:hAnsiTheme="minorHAnsi" w:cstheme="majorHAnsi"/>
          <w:color w:val="auto"/>
          <w:sz w:val="22"/>
          <w:szCs w:val="22"/>
        </w:rPr>
        <w:id w:val="1839352312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E84CD6" w:rsidRPr="000B05B7" w:rsidRDefault="006E5A02">
          <w:pPr>
            <w:pStyle w:val="TOCHeading"/>
            <w:rPr>
              <w:rFonts w:cstheme="majorHAnsi"/>
              <w:lang w:val="it-IT"/>
              <w:rPrChange w:id="301" w:author="Tranchina Kevin" w:date="2021-02-20T12:58:00Z">
                <w:rPr>
                  <w:lang w:val="it-IT"/>
                </w:rPr>
              </w:rPrChange>
            </w:rPr>
          </w:pPr>
          <w:r w:rsidRPr="000B05B7">
            <w:rPr>
              <w:rFonts w:cstheme="majorHAnsi"/>
              <w:lang w:val="it-IT"/>
              <w:rPrChange w:id="302" w:author="Tranchina Kevin" w:date="2021-02-20T12:58:00Z">
                <w:rPr>
                  <w:lang w:val="it-IT"/>
                </w:rPr>
              </w:rPrChange>
            </w:rPr>
            <w:t>I</w:t>
          </w:r>
          <w:r w:rsidR="00E84CD6" w:rsidRPr="000B05B7">
            <w:rPr>
              <w:rFonts w:cstheme="majorHAnsi"/>
              <w:lang w:val="it-IT"/>
              <w:rPrChange w:id="303" w:author="Tranchina Kevin" w:date="2021-02-20T12:58:00Z">
                <w:rPr>
                  <w:lang w:val="it-IT"/>
                </w:rPr>
              </w:rPrChange>
            </w:rPr>
            <w:t>ndice</w:t>
          </w:r>
        </w:p>
        <w:p w:rsidR="006E5A02" w:rsidRPr="000B05B7" w:rsidRDefault="00131D4A" w:rsidP="006E5A02">
          <w:pPr>
            <w:pStyle w:val="TOC1"/>
            <w:rPr>
              <w:ins w:id="304" w:author="Tranchina Kevin" w:date="2021-02-13T10:47:00Z"/>
              <w:rFonts w:asciiTheme="majorHAnsi" w:hAnsiTheme="majorHAnsi" w:cstheme="majorHAnsi"/>
              <w:b/>
              <w:bCs/>
              <w:lang w:val="it-IT"/>
              <w:rPrChange w:id="305" w:author="Tranchina Kevin" w:date="2021-02-20T12:58:00Z">
                <w:rPr>
                  <w:ins w:id="306" w:author="Tranchina Kevin" w:date="2021-02-13T10:47:00Z"/>
                  <w:b/>
                  <w:bCs/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b/>
              <w:bCs/>
              <w:lang w:val="it-IT"/>
              <w:rPrChange w:id="307" w:author="Tranchina Kevin" w:date="2021-02-20T12:58:00Z">
                <w:rPr>
                  <w:b/>
                  <w:bCs/>
                  <w:lang w:val="it-IT"/>
                </w:rPr>
              </w:rPrChange>
            </w:rPr>
            <w:t xml:space="preserve">1 </w:t>
          </w:r>
          <w:r w:rsidR="00E84CD6" w:rsidRPr="000B05B7">
            <w:rPr>
              <w:rFonts w:asciiTheme="majorHAnsi" w:hAnsiTheme="majorHAnsi" w:cstheme="majorHAnsi"/>
              <w:b/>
              <w:bCs/>
              <w:lang w:val="it-IT"/>
              <w:rPrChange w:id="308" w:author="Tranchina Kevin" w:date="2021-02-20T12:58:00Z">
                <w:rPr>
                  <w:b/>
                  <w:bCs/>
                  <w:lang w:val="it-IT"/>
                </w:rPr>
              </w:rPrChange>
            </w:rPr>
            <w:t>Data Management</w:t>
          </w:r>
          <w:r w:rsidR="00E84CD6" w:rsidRPr="000B05B7">
            <w:rPr>
              <w:rFonts w:asciiTheme="majorHAnsi" w:hAnsiTheme="majorHAnsi" w:cstheme="majorHAnsi"/>
              <w:rPrChange w:id="309" w:author="Tranchina Kevin" w:date="2021-02-20T12:58:00Z">
                <w:rPr/>
              </w:rPrChange>
            </w:rPr>
            <w:ptab w:relativeTo="margin" w:alignment="right" w:leader="dot"/>
          </w:r>
          <w:r w:rsidR="00E84CD6" w:rsidRPr="000B05B7">
            <w:rPr>
              <w:rFonts w:asciiTheme="majorHAnsi" w:hAnsiTheme="majorHAnsi" w:cstheme="majorHAnsi"/>
              <w:b/>
              <w:bCs/>
              <w:lang w:val="it-IT"/>
              <w:rPrChange w:id="310" w:author="Tranchina Kevin" w:date="2021-02-20T12:58:00Z">
                <w:rPr>
                  <w:b/>
                  <w:bCs/>
                  <w:lang w:val="it-IT"/>
                </w:rPr>
              </w:rPrChange>
            </w:rPr>
            <w:t>1</w:t>
          </w:r>
        </w:p>
        <w:p w:rsidR="00B92366" w:rsidRPr="000B05B7" w:rsidRDefault="00B92366" w:rsidP="00B92366">
          <w:pPr>
            <w:pStyle w:val="TOC1"/>
            <w:numPr>
              <w:ilvl w:val="1"/>
              <w:numId w:val="6"/>
            </w:numPr>
            <w:rPr>
              <w:ins w:id="311" w:author="Tranchina Kevin" w:date="2021-02-13T10:47:00Z"/>
              <w:rFonts w:asciiTheme="majorHAnsi" w:hAnsiTheme="majorHAnsi" w:cstheme="majorHAnsi"/>
              <w:lang w:val="it-IT"/>
              <w:rPrChange w:id="312" w:author="Tranchina Kevin" w:date="2021-02-20T12:58:00Z">
                <w:rPr>
                  <w:ins w:id="313" w:author="Tranchina Kevin" w:date="2021-02-13T10:47:00Z"/>
                  <w:lang w:val="it-IT"/>
                </w:rPr>
              </w:rPrChange>
            </w:rPr>
          </w:pPr>
          <w:ins w:id="314" w:author="Tranchina Kevin" w:date="2021-02-13T10:47:00Z">
            <w:r w:rsidRPr="000B05B7">
              <w:rPr>
                <w:rFonts w:asciiTheme="majorHAnsi" w:hAnsiTheme="majorHAnsi" w:cstheme="majorHAnsi"/>
                <w:lang w:val="it-IT"/>
                <w:rPrChange w:id="315" w:author="Tranchina Kevin" w:date="2021-02-20T12:58:00Z">
                  <w:rPr>
                    <w:lang w:val="it-IT"/>
                  </w:rPr>
                </w:rPrChange>
              </w:rPr>
              <w:t xml:space="preserve">   Introduzioni</w:t>
            </w:r>
            <w:r w:rsidRPr="000B05B7">
              <w:rPr>
                <w:rFonts w:asciiTheme="majorHAnsi" w:hAnsiTheme="majorHAnsi" w:cstheme="majorHAnsi"/>
                <w:rPrChange w:id="316" w:author="Tranchina Kevin" w:date="2021-02-20T12:58:00Z">
                  <w:rPr/>
                </w:rPrChange>
              </w:rPr>
              <w:ptab w:relativeTo="margin" w:alignment="right" w:leader="dot"/>
            </w:r>
            <w:r w:rsidRPr="000B05B7">
              <w:rPr>
                <w:rFonts w:asciiTheme="majorHAnsi" w:hAnsiTheme="majorHAnsi" w:cstheme="majorHAnsi"/>
                <w:lang w:val="it-IT"/>
                <w:rPrChange w:id="317" w:author="Tranchina Kevin" w:date="2021-02-20T12:58:00Z">
                  <w:rPr>
                    <w:lang w:val="it-IT"/>
                  </w:rPr>
                </w:rPrChange>
              </w:rPr>
              <w:t>2</w:t>
            </w:r>
          </w:ins>
        </w:p>
        <w:p w:rsidR="00B92366" w:rsidRPr="000B05B7" w:rsidDel="00B92366" w:rsidRDefault="00B92366">
          <w:pPr>
            <w:rPr>
              <w:del w:id="318" w:author="Tranchina Kevin" w:date="2021-02-13T10:47:00Z"/>
              <w:rFonts w:asciiTheme="majorHAnsi" w:hAnsiTheme="majorHAnsi" w:cstheme="majorHAnsi"/>
              <w:lang w:val="it-IT"/>
              <w:rPrChange w:id="319" w:author="Tranchina Kevin" w:date="2021-02-20T12:58:00Z">
                <w:rPr>
                  <w:del w:id="320" w:author="Tranchina Kevin" w:date="2021-02-13T10:47:00Z"/>
                  <w:b/>
                  <w:bCs/>
                  <w:lang w:val="it-IT"/>
                </w:rPr>
              </w:rPrChange>
            </w:rPr>
            <w:pPrChange w:id="321" w:author="Tranchina Kevin" w:date="2021-02-13T10:47:00Z">
              <w:pPr>
                <w:pStyle w:val="TOC1"/>
              </w:pPr>
            </w:pPrChange>
          </w:pPr>
        </w:p>
        <w:p w:rsidR="00E84CD6" w:rsidRPr="000B05B7" w:rsidRDefault="006E5A02" w:rsidP="006E5A02">
          <w:pPr>
            <w:pStyle w:val="TOC1"/>
            <w:numPr>
              <w:ilvl w:val="1"/>
              <w:numId w:val="6"/>
            </w:numPr>
            <w:rPr>
              <w:rFonts w:asciiTheme="majorHAnsi" w:hAnsiTheme="majorHAnsi" w:cstheme="majorHAnsi"/>
              <w:lang w:val="it-IT"/>
              <w:rPrChange w:id="322" w:author="Tranchina Kevin" w:date="2021-02-20T12:58:00Z">
                <w:rPr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lang w:val="it-IT"/>
              <w:rPrChange w:id="323" w:author="Tranchina Kevin" w:date="2021-02-20T12:58:00Z">
                <w:rPr>
                  <w:lang w:val="it-IT"/>
                </w:rPr>
              </w:rPrChange>
            </w:rPr>
            <w:t xml:space="preserve">   </w:t>
          </w:r>
          <w:ins w:id="324" w:author="Tranchina Kevin" w:date="2021-02-12T23:25:00Z">
            <w:r w:rsidR="00274443" w:rsidRPr="000B05B7">
              <w:rPr>
                <w:rFonts w:asciiTheme="majorHAnsi" w:hAnsiTheme="majorHAnsi" w:cstheme="majorHAnsi"/>
                <w:lang w:val="it-IT"/>
                <w:rPrChange w:id="325" w:author="Tranchina Kevin" w:date="2021-02-20T12:58:00Z">
                  <w:rPr>
                    <w:lang w:val="it-IT"/>
                  </w:rPr>
                </w:rPrChange>
              </w:rPr>
              <w:t xml:space="preserve">Descrizione del </w:t>
            </w:r>
            <w:proofErr w:type="spellStart"/>
            <w:r w:rsidR="00274443" w:rsidRPr="000B05B7">
              <w:rPr>
                <w:rFonts w:asciiTheme="majorHAnsi" w:hAnsiTheme="majorHAnsi" w:cstheme="majorHAnsi"/>
                <w:lang w:val="it-IT"/>
                <w:rPrChange w:id="326" w:author="Tranchina Kevin" w:date="2021-02-20T12:58:00Z">
                  <w:rPr>
                    <w:lang w:val="it-IT"/>
                  </w:rPr>
                </w:rPrChange>
              </w:rPr>
              <w:t>dataset</w:t>
            </w:r>
          </w:ins>
          <w:proofErr w:type="spellEnd"/>
          <w:del w:id="327" w:author="Tranchina Kevin" w:date="2021-02-12T23:25:00Z">
            <w:r w:rsidR="00E84CD6" w:rsidRPr="000B05B7" w:rsidDel="000D35D2">
              <w:rPr>
                <w:rFonts w:asciiTheme="majorHAnsi" w:hAnsiTheme="majorHAnsi" w:cstheme="majorHAnsi"/>
                <w:lang w:val="it-IT"/>
                <w:rPrChange w:id="328" w:author="Tranchina Kevin" w:date="2021-02-20T12:58:00Z">
                  <w:rPr>
                    <w:lang w:val="it-IT"/>
                  </w:rPr>
                </w:rPrChange>
              </w:rPr>
              <w:delText>Raccolta dei Dati in t</w:delText>
            </w:r>
          </w:del>
          <w:r w:rsidR="00E84CD6" w:rsidRPr="000B05B7">
            <w:rPr>
              <w:rFonts w:asciiTheme="majorHAnsi" w:hAnsiTheme="majorHAnsi" w:cstheme="majorHAnsi"/>
              <w:rPrChange w:id="329" w:author="Tranchina Kevin" w:date="2021-02-20T12:58:00Z">
                <w:rPr/>
              </w:rPrChange>
            </w:rPr>
            <w:ptab w:relativeTo="margin" w:alignment="right" w:leader="dot"/>
          </w:r>
          <w:r w:rsidR="00E84CD6" w:rsidRPr="000B05B7">
            <w:rPr>
              <w:rFonts w:asciiTheme="majorHAnsi" w:hAnsiTheme="majorHAnsi" w:cstheme="majorHAnsi"/>
              <w:lang w:val="it-IT"/>
              <w:rPrChange w:id="330" w:author="Tranchina Kevin" w:date="2021-02-20T12:58:00Z">
                <w:rPr>
                  <w:lang w:val="it-IT"/>
                </w:rPr>
              </w:rPrChange>
            </w:rPr>
            <w:t>2</w:t>
          </w:r>
        </w:p>
        <w:p w:rsidR="00E84CD6" w:rsidRPr="000B05B7" w:rsidRDefault="006E5A02" w:rsidP="006E5A02">
          <w:pPr>
            <w:pStyle w:val="TOC3"/>
            <w:ind w:left="216"/>
            <w:rPr>
              <w:rFonts w:asciiTheme="majorHAnsi" w:hAnsiTheme="majorHAnsi" w:cstheme="majorHAnsi"/>
              <w:lang w:val="it-IT"/>
              <w:rPrChange w:id="331" w:author="Tranchina Kevin" w:date="2021-02-20T12:58:00Z">
                <w:rPr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lang w:val="it-IT"/>
              <w:rPrChange w:id="332" w:author="Tranchina Kevin" w:date="2021-02-20T12:58:00Z">
                <w:rPr>
                  <w:lang w:val="it-IT"/>
                </w:rPr>
              </w:rPrChange>
            </w:rPr>
            <w:t>1.2</w:t>
          </w:r>
          <w:r w:rsidRPr="000B05B7">
            <w:rPr>
              <w:rFonts w:asciiTheme="majorHAnsi" w:hAnsiTheme="majorHAnsi" w:cstheme="majorHAnsi"/>
              <w:lang w:val="it-IT"/>
              <w:rPrChange w:id="333" w:author="Tranchina Kevin" w:date="2021-02-20T12:58:00Z">
                <w:rPr>
                  <w:lang w:val="it-IT"/>
                </w:rPr>
              </w:rPrChange>
            </w:rPr>
            <w:tab/>
          </w:r>
          <w:ins w:id="334" w:author="Tranchina Kevin" w:date="2021-02-13T10:46:00Z">
            <w:r w:rsidR="00B92366" w:rsidRPr="000B05B7">
              <w:rPr>
                <w:rFonts w:asciiTheme="majorHAnsi" w:hAnsiTheme="majorHAnsi" w:cstheme="majorHAnsi"/>
                <w:lang w:val="it-IT"/>
                <w:rPrChange w:id="335" w:author="Tranchina Kevin" w:date="2021-02-20T12:58:00Z">
                  <w:rPr>
                    <w:lang w:val="it-IT"/>
                  </w:rPr>
                </w:rPrChange>
              </w:rPr>
              <w:t>Processo e metodi</w:t>
            </w:r>
          </w:ins>
          <w:del w:id="336" w:author="Tranchina Kevin" w:date="2021-02-13T10:46:00Z">
            <w:r w:rsidR="00E84CD6" w:rsidRPr="000B05B7" w:rsidDel="00B92366">
              <w:rPr>
                <w:rFonts w:asciiTheme="majorHAnsi" w:hAnsiTheme="majorHAnsi" w:cstheme="majorHAnsi"/>
                <w:lang w:val="it-IT"/>
                <w:rPrChange w:id="337" w:author="Tranchina Kevin" w:date="2021-02-20T12:58:00Z">
                  <w:rPr>
                    <w:lang w:val="it-IT"/>
                  </w:rPr>
                </w:rPrChange>
              </w:rPr>
              <w:delText>Dati in MongoDB</w:delText>
            </w:r>
          </w:del>
          <w:r w:rsidR="00E84CD6" w:rsidRPr="000B05B7">
            <w:rPr>
              <w:rFonts w:asciiTheme="majorHAnsi" w:hAnsiTheme="majorHAnsi" w:cstheme="majorHAnsi"/>
              <w:rPrChange w:id="338" w:author="Tranchina Kevin" w:date="2021-02-20T12:58:00Z">
                <w:rPr/>
              </w:rPrChange>
            </w:rPr>
            <w:ptab w:relativeTo="margin" w:alignment="right" w:leader="dot"/>
          </w:r>
          <w:r w:rsidR="00E84CD6" w:rsidRPr="000B05B7">
            <w:rPr>
              <w:rFonts w:asciiTheme="majorHAnsi" w:hAnsiTheme="majorHAnsi" w:cstheme="majorHAnsi"/>
              <w:lang w:val="it-IT"/>
              <w:rPrChange w:id="339" w:author="Tranchina Kevin" w:date="2021-02-20T12:58:00Z">
                <w:rPr>
                  <w:lang w:val="it-IT"/>
                </w:rPr>
              </w:rPrChange>
            </w:rPr>
            <w:t>3</w:t>
          </w:r>
        </w:p>
        <w:p w:rsidR="00E84CD6" w:rsidRPr="000B05B7" w:rsidRDefault="00131D4A">
          <w:pPr>
            <w:pStyle w:val="TOC1"/>
            <w:rPr>
              <w:rFonts w:asciiTheme="majorHAnsi" w:hAnsiTheme="majorHAnsi" w:cstheme="majorHAnsi"/>
              <w:lang w:val="it-IT"/>
              <w:rPrChange w:id="340" w:author="Tranchina Kevin" w:date="2021-02-20T12:58:00Z">
                <w:rPr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b/>
              <w:bCs/>
              <w:lang w:val="it-IT"/>
              <w:rPrChange w:id="341" w:author="Tranchina Kevin" w:date="2021-02-20T12:58:00Z">
                <w:rPr>
                  <w:b/>
                  <w:bCs/>
                  <w:lang w:val="it-IT"/>
                </w:rPr>
              </w:rPrChange>
            </w:rPr>
            <w:t xml:space="preserve">2 </w:t>
          </w:r>
          <w:r w:rsidR="00E84CD6" w:rsidRPr="000B05B7">
            <w:rPr>
              <w:rFonts w:asciiTheme="majorHAnsi" w:hAnsiTheme="majorHAnsi" w:cstheme="majorHAnsi"/>
              <w:b/>
              <w:bCs/>
              <w:lang w:val="it-IT"/>
              <w:rPrChange w:id="342" w:author="Tranchina Kevin" w:date="2021-02-20T12:58:00Z">
                <w:rPr>
                  <w:b/>
                  <w:bCs/>
                  <w:lang w:val="it-IT"/>
                </w:rPr>
              </w:rPrChange>
            </w:rPr>
            <w:t xml:space="preserve">Data </w:t>
          </w:r>
          <w:proofErr w:type="spellStart"/>
          <w:r w:rsidR="00E84CD6" w:rsidRPr="000B05B7">
            <w:rPr>
              <w:rFonts w:asciiTheme="majorHAnsi" w:hAnsiTheme="majorHAnsi" w:cstheme="majorHAnsi"/>
              <w:b/>
              <w:bCs/>
              <w:lang w:val="it-IT"/>
              <w:rPrChange w:id="343" w:author="Tranchina Kevin" w:date="2021-02-20T12:58:00Z">
                <w:rPr>
                  <w:b/>
                  <w:bCs/>
                  <w:lang w:val="it-IT"/>
                </w:rPr>
              </w:rPrChange>
            </w:rPr>
            <w:t>Visualitation</w:t>
          </w:r>
          <w:proofErr w:type="spellEnd"/>
          <w:r w:rsidR="00E84CD6" w:rsidRPr="000B05B7">
            <w:rPr>
              <w:rFonts w:asciiTheme="majorHAnsi" w:hAnsiTheme="majorHAnsi" w:cstheme="majorHAnsi"/>
              <w:rPrChange w:id="344" w:author="Tranchina Kevin" w:date="2021-02-20T12:58:00Z">
                <w:rPr/>
              </w:rPrChange>
            </w:rPr>
            <w:ptab w:relativeTo="margin" w:alignment="right" w:leader="dot"/>
          </w:r>
          <w:r w:rsidR="00E84CD6" w:rsidRPr="000B05B7">
            <w:rPr>
              <w:rFonts w:asciiTheme="majorHAnsi" w:hAnsiTheme="majorHAnsi" w:cstheme="majorHAnsi"/>
              <w:b/>
              <w:bCs/>
              <w:lang w:val="it-IT"/>
              <w:rPrChange w:id="345" w:author="Tranchina Kevin" w:date="2021-02-20T12:58:00Z">
                <w:rPr>
                  <w:b/>
                  <w:bCs/>
                  <w:lang w:val="it-IT"/>
                </w:rPr>
              </w:rPrChange>
            </w:rPr>
            <w:t>4</w:t>
          </w:r>
        </w:p>
        <w:p w:rsidR="00E84CD6" w:rsidRPr="000B05B7" w:rsidRDefault="006E5A02" w:rsidP="00E84CD6">
          <w:pPr>
            <w:pStyle w:val="TOC2"/>
            <w:ind w:left="216"/>
            <w:rPr>
              <w:rFonts w:asciiTheme="majorHAnsi" w:hAnsiTheme="majorHAnsi" w:cstheme="majorHAnsi"/>
              <w:lang w:val="it-IT"/>
              <w:rPrChange w:id="346" w:author="Tranchina Kevin" w:date="2021-02-20T12:58:00Z">
                <w:rPr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lang w:val="it-IT"/>
              <w:rPrChange w:id="347" w:author="Tranchina Kevin" w:date="2021-02-20T12:58:00Z">
                <w:rPr>
                  <w:lang w:val="it-IT"/>
                </w:rPr>
              </w:rPrChange>
            </w:rPr>
            <w:t xml:space="preserve">2.1 </w:t>
          </w:r>
          <w:r w:rsidRPr="000B05B7">
            <w:rPr>
              <w:rFonts w:asciiTheme="majorHAnsi" w:hAnsiTheme="majorHAnsi" w:cstheme="majorHAnsi"/>
              <w:lang w:val="it-IT"/>
              <w:rPrChange w:id="348" w:author="Tranchina Kevin" w:date="2021-02-20T12:58:00Z">
                <w:rPr>
                  <w:lang w:val="it-IT"/>
                </w:rPr>
              </w:rPrChange>
            </w:rPr>
            <w:tab/>
          </w:r>
          <w:r w:rsidR="00E84CD6" w:rsidRPr="000B05B7">
            <w:rPr>
              <w:rFonts w:asciiTheme="majorHAnsi" w:hAnsiTheme="majorHAnsi" w:cstheme="majorHAnsi"/>
              <w:lang w:val="it-IT"/>
              <w:rPrChange w:id="349" w:author="Tranchina Kevin" w:date="2021-02-20T12:58:00Z">
                <w:rPr>
                  <w:lang w:val="it-IT"/>
                </w:rPr>
              </w:rPrChange>
            </w:rPr>
            <w:t>Prima Visualizzazione</w:t>
          </w:r>
          <w:r w:rsidR="00E84CD6" w:rsidRPr="000B05B7">
            <w:rPr>
              <w:rFonts w:asciiTheme="majorHAnsi" w:hAnsiTheme="majorHAnsi" w:cstheme="majorHAnsi"/>
              <w:rPrChange w:id="350" w:author="Tranchina Kevin" w:date="2021-02-20T12:58:00Z">
                <w:rPr/>
              </w:rPrChange>
            </w:rPr>
            <w:ptab w:relativeTo="margin" w:alignment="right" w:leader="dot"/>
          </w:r>
          <w:r w:rsidR="00E84CD6" w:rsidRPr="000B05B7">
            <w:rPr>
              <w:rFonts w:asciiTheme="majorHAnsi" w:hAnsiTheme="majorHAnsi" w:cstheme="majorHAnsi"/>
              <w:lang w:val="it-IT"/>
              <w:rPrChange w:id="351" w:author="Tranchina Kevin" w:date="2021-02-20T12:58:00Z">
                <w:rPr>
                  <w:lang w:val="it-IT"/>
                </w:rPr>
              </w:rPrChange>
            </w:rPr>
            <w:t>5</w:t>
          </w:r>
        </w:p>
        <w:p w:rsidR="00E84CD6" w:rsidRPr="000B05B7" w:rsidRDefault="006E5A02" w:rsidP="006E5A02">
          <w:pPr>
            <w:pStyle w:val="TOC3"/>
            <w:ind w:left="0" w:firstLine="216"/>
            <w:rPr>
              <w:rFonts w:asciiTheme="majorHAnsi" w:hAnsiTheme="majorHAnsi" w:cstheme="majorHAnsi"/>
              <w:lang w:val="it-IT"/>
              <w:rPrChange w:id="352" w:author="Tranchina Kevin" w:date="2021-02-20T12:58:00Z">
                <w:rPr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lang w:val="it-IT"/>
              <w:rPrChange w:id="353" w:author="Tranchina Kevin" w:date="2021-02-20T12:58:00Z">
                <w:rPr>
                  <w:lang w:val="it-IT"/>
                </w:rPr>
              </w:rPrChange>
            </w:rPr>
            <w:t>2.2</w:t>
          </w:r>
          <w:r w:rsidRPr="000B05B7">
            <w:rPr>
              <w:rFonts w:asciiTheme="majorHAnsi" w:hAnsiTheme="majorHAnsi" w:cstheme="majorHAnsi"/>
              <w:lang w:val="it-IT"/>
              <w:rPrChange w:id="354" w:author="Tranchina Kevin" w:date="2021-02-20T12:58:00Z">
                <w:rPr>
                  <w:lang w:val="it-IT"/>
                </w:rPr>
              </w:rPrChange>
            </w:rPr>
            <w:tab/>
            <w:t>Seconda Visualizzazione</w:t>
          </w:r>
          <w:r w:rsidR="00E84CD6" w:rsidRPr="000B05B7">
            <w:rPr>
              <w:rFonts w:asciiTheme="majorHAnsi" w:hAnsiTheme="majorHAnsi" w:cstheme="majorHAnsi"/>
              <w:rPrChange w:id="355" w:author="Tranchina Kevin" w:date="2021-02-20T12:58:00Z">
                <w:rPr/>
              </w:rPrChange>
            </w:rPr>
            <w:ptab w:relativeTo="margin" w:alignment="right" w:leader="dot"/>
          </w:r>
          <w:r w:rsidR="00E84CD6" w:rsidRPr="000B05B7">
            <w:rPr>
              <w:rFonts w:asciiTheme="majorHAnsi" w:hAnsiTheme="majorHAnsi" w:cstheme="majorHAnsi"/>
              <w:lang w:val="it-IT"/>
              <w:rPrChange w:id="356" w:author="Tranchina Kevin" w:date="2021-02-20T12:58:00Z">
                <w:rPr>
                  <w:lang w:val="it-IT"/>
                </w:rPr>
              </w:rPrChange>
            </w:rPr>
            <w:t>6</w:t>
          </w:r>
        </w:p>
        <w:p w:rsidR="00AA4B6E" w:rsidRPr="000B05B7" w:rsidRDefault="00AA4B6E" w:rsidP="00AA4B6E">
          <w:pPr>
            <w:pStyle w:val="TOC3"/>
            <w:ind w:left="0" w:firstLine="216"/>
            <w:rPr>
              <w:rFonts w:asciiTheme="majorHAnsi" w:hAnsiTheme="majorHAnsi" w:cstheme="majorHAnsi"/>
              <w:lang w:val="it-IT"/>
              <w:rPrChange w:id="357" w:author="Tranchina Kevin" w:date="2021-02-20T12:58:00Z">
                <w:rPr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lang w:val="it-IT"/>
              <w:rPrChange w:id="358" w:author="Tranchina Kevin" w:date="2021-02-20T12:58:00Z">
                <w:rPr>
                  <w:lang w:val="it-IT"/>
                </w:rPr>
              </w:rPrChange>
            </w:rPr>
            <w:t>2.2</w:t>
          </w:r>
          <w:r w:rsidRPr="000B05B7">
            <w:rPr>
              <w:rFonts w:asciiTheme="majorHAnsi" w:hAnsiTheme="majorHAnsi" w:cstheme="majorHAnsi"/>
              <w:lang w:val="it-IT"/>
              <w:rPrChange w:id="359" w:author="Tranchina Kevin" w:date="2021-02-20T12:58:00Z">
                <w:rPr>
                  <w:lang w:val="it-IT"/>
                </w:rPr>
              </w:rPrChange>
            </w:rPr>
            <w:tab/>
          </w:r>
          <w:ins w:id="360" w:author="Tranchina Kevin" w:date="2021-02-13T10:27:00Z">
            <w:r w:rsidR="00EB28E2" w:rsidRPr="000B05B7">
              <w:rPr>
                <w:rFonts w:asciiTheme="majorHAnsi" w:hAnsiTheme="majorHAnsi" w:cstheme="majorHAnsi"/>
                <w:lang w:val="it-IT"/>
                <w:rPrChange w:id="361" w:author="Tranchina Kevin" w:date="2021-02-20T12:58:00Z">
                  <w:rPr>
                    <w:lang w:val="it-IT"/>
                  </w:rPr>
                </w:rPrChange>
              </w:rPr>
              <w:t>Terza</w:t>
            </w:r>
          </w:ins>
          <w:del w:id="362" w:author="Tranchina Kevin" w:date="2021-02-13T10:27:00Z">
            <w:r w:rsidRPr="000B05B7" w:rsidDel="00EB28E2">
              <w:rPr>
                <w:rFonts w:asciiTheme="majorHAnsi" w:hAnsiTheme="majorHAnsi" w:cstheme="majorHAnsi"/>
                <w:lang w:val="it-IT"/>
                <w:rPrChange w:id="363" w:author="Tranchina Kevin" w:date="2021-02-20T12:58:00Z">
                  <w:rPr>
                    <w:lang w:val="it-IT"/>
                  </w:rPr>
                </w:rPrChange>
              </w:rPr>
              <w:delText>Seconda</w:delText>
            </w:r>
          </w:del>
          <w:r w:rsidRPr="000B05B7">
            <w:rPr>
              <w:rFonts w:asciiTheme="majorHAnsi" w:hAnsiTheme="majorHAnsi" w:cstheme="majorHAnsi"/>
              <w:lang w:val="it-IT"/>
              <w:rPrChange w:id="364" w:author="Tranchina Kevin" w:date="2021-02-20T12:58:00Z">
                <w:rPr>
                  <w:lang w:val="it-IT"/>
                </w:rPr>
              </w:rPrChange>
            </w:rPr>
            <w:t xml:space="preserve"> Visualizzazione</w:t>
          </w:r>
          <w:r w:rsidRPr="000B05B7">
            <w:rPr>
              <w:rFonts w:asciiTheme="majorHAnsi" w:hAnsiTheme="majorHAnsi" w:cstheme="majorHAnsi"/>
              <w:rPrChange w:id="365" w:author="Tranchina Kevin" w:date="2021-02-20T12:58:00Z">
                <w:rPr/>
              </w:rPrChange>
            </w:rPr>
            <w:ptab w:relativeTo="margin" w:alignment="right" w:leader="dot"/>
          </w:r>
          <w:r w:rsidRPr="000B05B7">
            <w:rPr>
              <w:rFonts w:asciiTheme="majorHAnsi" w:hAnsiTheme="majorHAnsi" w:cstheme="majorHAnsi"/>
              <w:lang w:val="it-IT"/>
              <w:rPrChange w:id="366" w:author="Tranchina Kevin" w:date="2021-02-20T12:58:00Z">
                <w:rPr>
                  <w:lang w:val="it-IT"/>
                </w:rPr>
              </w:rPrChange>
            </w:rPr>
            <w:t>6</w:t>
          </w:r>
        </w:p>
        <w:p w:rsidR="0015338C" w:rsidRPr="000B05B7" w:rsidRDefault="00131D4A" w:rsidP="003F79B1">
          <w:pPr>
            <w:pStyle w:val="TOC3"/>
            <w:numPr>
              <w:ilvl w:val="1"/>
              <w:numId w:val="9"/>
            </w:numPr>
            <w:rPr>
              <w:ins w:id="367" w:author="Tranchina Kevin" w:date="2021-02-13T11:27:00Z"/>
              <w:rFonts w:asciiTheme="majorHAnsi" w:hAnsiTheme="majorHAnsi" w:cstheme="majorHAnsi"/>
              <w:lang w:val="it-IT"/>
              <w:rPrChange w:id="368" w:author="Tranchina Kevin" w:date="2021-02-20T12:58:00Z">
                <w:rPr>
                  <w:ins w:id="369" w:author="Tranchina Kevin" w:date="2021-02-13T11:27:00Z"/>
                  <w:lang w:val="it-IT"/>
                </w:rPr>
              </w:rPrChange>
            </w:rPr>
          </w:pPr>
          <w:r w:rsidRPr="000B05B7">
            <w:rPr>
              <w:rFonts w:asciiTheme="majorHAnsi" w:hAnsiTheme="majorHAnsi" w:cstheme="majorHAnsi"/>
              <w:lang w:val="it-IT"/>
              <w:rPrChange w:id="370" w:author="Tranchina Kevin" w:date="2021-02-20T12:58:00Z">
                <w:rPr>
                  <w:lang w:val="it-IT"/>
                </w:rPr>
              </w:rPrChange>
            </w:rPr>
            <w:t>Questionari Psicometrici e Valutazione degli utenti</w:t>
          </w:r>
          <w:r w:rsidR="006E5A02" w:rsidRPr="000B05B7">
            <w:rPr>
              <w:rFonts w:asciiTheme="majorHAnsi" w:hAnsiTheme="majorHAnsi" w:cstheme="majorHAnsi"/>
              <w:rPrChange w:id="371" w:author="Tranchina Kevin" w:date="2021-02-20T12:58:00Z">
                <w:rPr/>
              </w:rPrChange>
            </w:rPr>
            <w:ptab w:relativeTo="margin" w:alignment="right" w:leader="dot"/>
          </w:r>
          <w:r w:rsidR="006E5A02" w:rsidRPr="000B05B7">
            <w:rPr>
              <w:rFonts w:asciiTheme="majorHAnsi" w:hAnsiTheme="majorHAnsi" w:cstheme="majorHAnsi"/>
              <w:lang w:val="it-IT"/>
              <w:rPrChange w:id="372" w:author="Tranchina Kevin" w:date="2021-02-20T12:58:00Z">
                <w:rPr>
                  <w:lang w:val="it-IT"/>
                </w:rPr>
              </w:rPrChange>
            </w:rPr>
            <w:t>6</w:t>
          </w:r>
        </w:p>
        <w:p w:rsidR="00EE55E8" w:rsidRPr="000B05B7" w:rsidRDefault="00EE55E8">
          <w:pPr>
            <w:pStyle w:val="TOC1"/>
            <w:rPr>
              <w:ins w:id="373" w:author="Tranchina Kevin" w:date="2021-02-14T19:46:00Z"/>
              <w:rFonts w:asciiTheme="majorHAnsi" w:hAnsiTheme="majorHAnsi" w:cstheme="majorHAnsi"/>
              <w:lang w:val="it-IT"/>
              <w:rPrChange w:id="374" w:author="Tranchina Kevin" w:date="2021-02-20T12:58:00Z">
                <w:rPr>
                  <w:ins w:id="375" w:author="Tranchina Kevin" w:date="2021-02-14T19:46:00Z"/>
                  <w:lang w:val="it-IT"/>
                </w:rPr>
              </w:rPrChange>
            </w:rPr>
            <w:pPrChange w:id="376" w:author="Tranchina Kevin" w:date="2021-02-14T19:46:00Z">
              <w:pPr>
                <w:pStyle w:val="TOC1"/>
                <w:numPr>
                  <w:numId w:val="9"/>
                </w:numPr>
                <w:ind w:left="360" w:hanging="360"/>
              </w:pPr>
            </w:pPrChange>
          </w:pPr>
          <w:ins w:id="377" w:author="Tranchina Kevin" w:date="2021-02-14T19:46:00Z">
            <w:r w:rsidRPr="000B05B7">
              <w:rPr>
                <w:rFonts w:asciiTheme="majorHAnsi" w:hAnsiTheme="majorHAnsi" w:cstheme="majorHAnsi"/>
                <w:b/>
                <w:bCs/>
                <w:lang w:val="it-IT"/>
                <w:rPrChange w:id="378" w:author="Tranchina Kevin" w:date="2021-02-20T12:58:00Z">
                  <w:rPr>
                    <w:b/>
                    <w:bCs/>
                    <w:lang w:val="it-IT"/>
                  </w:rPr>
                </w:rPrChange>
              </w:rPr>
              <w:t>3 Conclusioni</w:t>
            </w:r>
          </w:ins>
          <w:ins w:id="379" w:author="Tranchina Kevin" w:date="2021-02-14T22:51:00Z">
            <w:r w:rsidR="005E11FD" w:rsidRPr="000B05B7">
              <w:rPr>
                <w:rFonts w:asciiTheme="majorHAnsi" w:hAnsiTheme="majorHAnsi" w:cstheme="majorHAnsi"/>
                <w:b/>
                <w:bCs/>
                <w:lang w:val="it-IT"/>
                <w:rPrChange w:id="380" w:author="Tranchina Kevin" w:date="2021-02-20T12:58:00Z">
                  <w:rPr>
                    <w:b/>
                    <w:bCs/>
                    <w:lang w:val="it-IT"/>
                  </w:rPr>
                </w:rPrChange>
              </w:rPr>
              <w:t xml:space="preserve"> e Bibliografia</w:t>
            </w:r>
          </w:ins>
          <w:ins w:id="381" w:author="Tranchina Kevin" w:date="2021-02-14T19:46:00Z">
            <w:r w:rsidRPr="000B05B7">
              <w:rPr>
                <w:rFonts w:asciiTheme="majorHAnsi" w:hAnsiTheme="majorHAnsi" w:cstheme="majorHAnsi"/>
                <w:rPrChange w:id="382" w:author="Tranchina Kevin" w:date="2021-02-20T12:58:00Z">
                  <w:rPr/>
                </w:rPrChange>
              </w:rPr>
              <w:ptab w:relativeTo="margin" w:alignment="right" w:leader="dot"/>
            </w:r>
            <w:r w:rsidRPr="000B05B7">
              <w:rPr>
                <w:rFonts w:asciiTheme="majorHAnsi" w:hAnsiTheme="majorHAnsi" w:cstheme="majorHAnsi"/>
                <w:b/>
                <w:bCs/>
                <w:lang w:val="it-IT"/>
                <w:rPrChange w:id="383" w:author="Tranchina Kevin" w:date="2021-02-20T12:58:00Z">
                  <w:rPr>
                    <w:b/>
                    <w:bCs/>
                    <w:lang w:val="it-IT"/>
                  </w:rPr>
                </w:rPrChange>
              </w:rPr>
              <w:t>4</w:t>
            </w:r>
          </w:ins>
        </w:p>
        <w:p w:rsidR="00E84CD6" w:rsidRPr="000B05B7" w:rsidDel="00CC40B0" w:rsidRDefault="00C06806">
          <w:pPr>
            <w:rPr>
              <w:del w:id="384" w:author="Tranchina Kevin" w:date="2021-02-13T22:14:00Z"/>
              <w:rFonts w:asciiTheme="majorHAnsi" w:hAnsiTheme="majorHAnsi" w:cstheme="majorHAnsi"/>
              <w:lang w:val="it-IT"/>
              <w:rPrChange w:id="385" w:author="Tranchina Kevin" w:date="2021-02-20T12:58:00Z">
                <w:rPr>
                  <w:del w:id="386" w:author="Tranchina Kevin" w:date="2021-02-13T22:14:00Z"/>
                  <w:lang w:val="it-IT"/>
                </w:rPr>
              </w:rPrChange>
            </w:rPr>
            <w:pPrChange w:id="387" w:author="Tranchina Kevin" w:date="2021-02-13T11:27:00Z">
              <w:pPr>
                <w:pStyle w:val="TOC3"/>
                <w:numPr>
                  <w:ilvl w:val="1"/>
                  <w:numId w:val="9"/>
                </w:numPr>
                <w:ind w:left="936" w:hanging="720"/>
              </w:pPr>
            </w:pPrChange>
          </w:pPr>
        </w:p>
      </w:sdtContent>
    </w:sdt>
    <w:p w:rsidR="004C312A" w:rsidRPr="000B05B7" w:rsidDel="00CC40B0" w:rsidRDefault="004C312A" w:rsidP="00E84CD6">
      <w:pPr>
        <w:jc w:val="center"/>
        <w:rPr>
          <w:del w:id="388" w:author="Tranchina Kevin" w:date="2021-02-13T22:14:00Z"/>
          <w:rFonts w:asciiTheme="majorHAnsi" w:hAnsiTheme="majorHAnsi" w:cstheme="majorHAnsi"/>
          <w:lang w:val="it-IT"/>
          <w:rPrChange w:id="389" w:author="Tranchina Kevin" w:date="2021-02-20T12:58:00Z">
            <w:rPr>
              <w:del w:id="390" w:author="Tranchina Kevin" w:date="2021-02-13T22:14:00Z"/>
              <w:lang w:val="it-IT"/>
            </w:rPr>
          </w:rPrChange>
        </w:rPr>
      </w:pPr>
    </w:p>
    <w:p w:rsidR="003F79B1" w:rsidRPr="000B05B7" w:rsidDel="00CC40B0" w:rsidRDefault="003F79B1" w:rsidP="00E84CD6">
      <w:pPr>
        <w:jc w:val="center"/>
        <w:rPr>
          <w:del w:id="391" w:author="Tranchina Kevin" w:date="2021-02-13T22:14:00Z"/>
          <w:rFonts w:asciiTheme="majorHAnsi" w:hAnsiTheme="majorHAnsi" w:cstheme="majorHAnsi"/>
          <w:lang w:val="it-IT"/>
          <w:rPrChange w:id="392" w:author="Tranchina Kevin" w:date="2021-02-20T12:58:00Z">
            <w:rPr>
              <w:del w:id="393" w:author="Tranchina Kevin" w:date="2021-02-13T22:14:00Z"/>
              <w:lang w:val="it-IT"/>
            </w:rPr>
          </w:rPrChange>
        </w:rPr>
      </w:pPr>
    </w:p>
    <w:p w:rsidR="00EF76B4" w:rsidRPr="000B05B7" w:rsidRDefault="00EF76B4">
      <w:pPr>
        <w:rPr>
          <w:ins w:id="394" w:author="Tranchina Kevin" w:date="2021-02-13T18:38:00Z"/>
          <w:rFonts w:asciiTheme="majorHAnsi" w:hAnsiTheme="majorHAnsi" w:cstheme="majorHAnsi"/>
          <w:b/>
          <w:sz w:val="32"/>
          <w:rPrChange w:id="395" w:author="Tranchina Kevin" w:date="2021-02-20T12:58:00Z">
            <w:rPr>
              <w:ins w:id="396" w:author="Tranchina Kevin" w:date="2021-02-13T18:38:00Z"/>
              <w:rFonts w:ascii="Century Schoolbook" w:hAnsi="Century Schoolbook"/>
              <w:b/>
              <w:sz w:val="32"/>
            </w:rPr>
          </w:rPrChange>
        </w:rPr>
      </w:pPr>
      <w:ins w:id="397" w:author="Tranchina Kevin" w:date="2021-02-13T18:38:00Z">
        <w:r w:rsidRPr="000B05B7">
          <w:rPr>
            <w:rFonts w:asciiTheme="majorHAnsi" w:hAnsiTheme="majorHAnsi" w:cstheme="majorHAnsi"/>
            <w:b/>
            <w:sz w:val="32"/>
            <w:rPrChange w:id="398" w:author="Tranchina Kevin" w:date="2021-02-20T12:58:00Z">
              <w:rPr>
                <w:rFonts w:ascii="Century Schoolbook" w:hAnsi="Century Schoolbook"/>
                <w:b/>
                <w:sz w:val="32"/>
              </w:rPr>
            </w:rPrChange>
          </w:rPr>
          <w:br w:type="page"/>
        </w:r>
      </w:ins>
    </w:p>
    <w:p w:rsidR="003F79B1" w:rsidRPr="000B05B7" w:rsidDel="00EF76B4" w:rsidRDefault="003F79B1">
      <w:pPr>
        <w:pStyle w:val="ListParagraph"/>
        <w:numPr>
          <w:ilvl w:val="0"/>
          <w:numId w:val="18"/>
        </w:numPr>
        <w:rPr>
          <w:del w:id="399" w:author="Tranchina Kevin" w:date="2021-02-13T18:37:00Z"/>
          <w:rFonts w:asciiTheme="majorHAnsi" w:hAnsiTheme="majorHAnsi" w:cstheme="majorHAnsi"/>
          <w:lang w:val="it-IT"/>
          <w:rPrChange w:id="400" w:author="Tranchina Kevin" w:date="2021-02-20T12:58:00Z">
            <w:rPr>
              <w:del w:id="401" w:author="Tranchina Kevin" w:date="2021-02-13T18:37:00Z"/>
              <w:lang w:val="it-IT"/>
            </w:rPr>
          </w:rPrChange>
        </w:rPr>
        <w:pPrChange w:id="402" w:author="Tranchina Kevin" w:date="2021-02-14T22:03:00Z">
          <w:pPr>
            <w:jc w:val="center"/>
          </w:pPr>
        </w:pPrChange>
      </w:pPr>
    </w:p>
    <w:p w:rsidR="003F79B1" w:rsidRPr="000B05B7" w:rsidDel="00EF76B4" w:rsidRDefault="003F79B1">
      <w:pPr>
        <w:pStyle w:val="ListParagraph"/>
        <w:numPr>
          <w:ilvl w:val="0"/>
          <w:numId w:val="18"/>
        </w:numPr>
        <w:rPr>
          <w:del w:id="403" w:author="Tranchina Kevin" w:date="2021-02-13T18:37:00Z"/>
          <w:rFonts w:asciiTheme="majorHAnsi" w:hAnsiTheme="majorHAnsi" w:cstheme="majorHAnsi"/>
          <w:b/>
          <w:sz w:val="32"/>
          <w:lang w:val="it-IT"/>
          <w:rPrChange w:id="404" w:author="Tranchina Kevin" w:date="2021-02-20T12:58:00Z">
            <w:rPr>
              <w:del w:id="405" w:author="Tranchina Kevin" w:date="2021-02-13T18:37:00Z"/>
              <w:rFonts w:ascii="Century Schoolbook" w:hAnsi="Century Schoolbook"/>
              <w:b/>
              <w:sz w:val="32"/>
              <w:lang w:val="it-IT"/>
            </w:rPr>
          </w:rPrChange>
        </w:rPr>
        <w:pPrChange w:id="406" w:author="Tranchina Kevin" w:date="2021-02-14T22:03:00Z">
          <w:pPr/>
        </w:pPrChange>
      </w:pPr>
      <w:del w:id="407" w:author="Tranchina Kevin" w:date="2021-02-13T18:37:00Z">
        <w:r w:rsidRPr="000B05B7" w:rsidDel="00EF76B4">
          <w:rPr>
            <w:rFonts w:asciiTheme="majorHAnsi" w:hAnsiTheme="majorHAnsi" w:cstheme="majorHAnsi"/>
            <w:b/>
            <w:sz w:val="32"/>
            <w:lang w:val="it-IT"/>
            <w:rPrChange w:id="408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br w:type="page"/>
        </w:r>
      </w:del>
    </w:p>
    <w:p w:rsidR="003F79B1" w:rsidRPr="000B05B7" w:rsidRDefault="00432FB8">
      <w:pPr>
        <w:pStyle w:val="ListParagraph"/>
        <w:numPr>
          <w:ilvl w:val="0"/>
          <w:numId w:val="18"/>
        </w:numPr>
        <w:rPr>
          <w:ins w:id="409" w:author="Tranchina Kevin" w:date="2021-02-13T18:25:00Z"/>
          <w:rFonts w:asciiTheme="majorHAnsi" w:hAnsiTheme="majorHAnsi" w:cstheme="majorHAnsi"/>
          <w:b/>
          <w:sz w:val="32"/>
          <w:rPrChange w:id="410" w:author="Tranchina Kevin" w:date="2021-02-20T12:58:00Z">
            <w:rPr>
              <w:ins w:id="411" w:author="Tranchina Kevin" w:date="2021-02-13T18:25:00Z"/>
            </w:rPr>
          </w:rPrChange>
        </w:rPr>
        <w:pPrChange w:id="412" w:author="Tranchina Kevin" w:date="2021-02-14T22:03:00Z">
          <w:pPr/>
        </w:pPrChange>
      </w:pPr>
      <w:del w:id="413" w:author="Tranchina Kevin" w:date="2021-02-13T00:54:00Z">
        <w:r w:rsidRPr="000B05B7" w:rsidDel="00432FB8">
          <w:rPr>
            <w:rFonts w:asciiTheme="majorHAnsi" w:hAnsiTheme="majorHAnsi" w:cstheme="majorHAnsi"/>
            <w:noProof/>
            <w:rPrChange w:id="414" w:author="Tranchina Kevin" w:date="2021-02-20T12:58:00Z">
              <w:rPr>
                <w:noProof/>
              </w:rPr>
            </w:rPrChange>
          </w:rPr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column">
                <wp:posOffset>4419600</wp:posOffset>
              </wp:positionH>
              <wp:positionV relativeFrom="paragraph">
                <wp:posOffset>0</wp:posOffset>
              </wp:positionV>
              <wp:extent cx="1775460" cy="945375"/>
              <wp:effectExtent l="0" t="0" r="0" b="7620"/>
              <wp:wrapTight wrapText="bothSides">
                <wp:wrapPolygon edited="0">
                  <wp:start x="0" y="0"/>
                  <wp:lineTo x="0" y="21339"/>
                  <wp:lineTo x="21322" y="21339"/>
                  <wp:lineTo x="21322" y="0"/>
                  <wp:lineTo x="0" y="0"/>
                </wp:wrapPolygon>
              </wp:wrapTight>
              <wp:docPr id="2" name="Picture 2" descr="C:\Users\tranchinake\AppData\Local\Microsoft\Windows\INetCache\Content.MSO\8709802C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tranchinake\AppData\Local\Microsoft\Windows\INetCache\Content.MSO\8709802C.tmp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75460" cy="945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  <w:del w:id="415" w:author="Tranchina Kevin" w:date="2021-02-13T18:25:00Z">
        <w:r w:rsidR="003F79B1" w:rsidRPr="000B05B7" w:rsidDel="00B62C72">
          <w:rPr>
            <w:rFonts w:asciiTheme="majorHAnsi" w:hAnsiTheme="majorHAnsi" w:cstheme="majorHAnsi"/>
            <w:b/>
            <w:sz w:val="32"/>
            <w:rPrChange w:id="416" w:author="Tranchina Kevin" w:date="2021-02-20T12:58:00Z">
              <w:rPr/>
            </w:rPrChange>
          </w:rPr>
          <w:delText xml:space="preserve">1 </w:delText>
        </w:r>
      </w:del>
      <w:r w:rsidR="003F79B1" w:rsidRPr="000B05B7">
        <w:rPr>
          <w:rFonts w:asciiTheme="majorHAnsi" w:hAnsiTheme="majorHAnsi" w:cstheme="majorHAnsi"/>
          <w:b/>
          <w:sz w:val="32"/>
          <w:rPrChange w:id="417" w:author="Tranchina Kevin" w:date="2021-02-20T12:58:00Z">
            <w:rPr/>
          </w:rPrChange>
        </w:rPr>
        <w:t>Data Management</w:t>
      </w:r>
    </w:p>
    <w:p w:rsidR="00B62C72" w:rsidRPr="000B05B7" w:rsidRDefault="00B62C72" w:rsidP="006443C7">
      <w:pPr>
        <w:rPr>
          <w:ins w:id="418" w:author="Tranchina Kevin" w:date="2021-02-13T18:25:00Z"/>
          <w:rFonts w:asciiTheme="majorHAnsi" w:hAnsiTheme="majorHAnsi" w:cstheme="majorHAnsi"/>
          <w:b/>
          <w:sz w:val="32"/>
          <w:rPrChange w:id="419" w:author="Tranchina Kevin" w:date="2021-02-20T12:58:00Z">
            <w:rPr>
              <w:ins w:id="420" w:author="Tranchina Kevin" w:date="2021-02-13T18:25:00Z"/>
              <w:rFonts w:ascii="Century Schoolbook" w:hAnsi="Century Schoolbook"/>
              <w:b/>
              <w:sz w:val="32"/>
            </w:rPr>
          </w:rPrChange>
        </w:rPr>
      </w:pPr>
      <w:ins w:id="421" w:author="Tranchina Kevin" w:date="2021-02-13T18:25:00Z">
        <w:r w:rsidRPr="000B05B7">
          <w:rPr>
            <w:rFonts w:asciiTheme="majorHAnsi" w:hAnsiTheme="majorHAnsi" w:cstheme="majorHAnsi"/>
            <w:b/>
            <w:sz w:val="32"/>
            <w:rPrChange w:id="422" w:author="Tranchina Kevin" w:date="2021-02-20T12:58:00Z">
              <w:rPr>
                <w:rFonts w:ascii="Century Schoolbook" w:hAnsi="Century Schoolbook"/>
                <w:b/>
                <w:sz w:val="32"/>
              </w:rPr>
            </w:rPrChange>
          </w:rPr>
          <w:t xml:space="preserve">1.1 </w:t>
        </w:r>
        <w:proofErr w:type="spellStart"/>
        <w:r w:rsidRPr="000B05B7">
          <w:rPr>
            <w:rFonts w:asciiTheme="majorHAnsi" w:hAnsiTheme="majorHAnsi" w:cstheme="majorHAnsi"/>
            <w:b/>
            <w:sz w:val="32"/>
            <w:rPrChange w:id="423" w:author="Tranchina Kevin" w:date="2021-02-20T12:58:00Z">
              <w:rPr/>
            </w:rPrChange>
          </w:rPr>
          <w:t>Introduzione</w:t>
        </w:r>
        <w:proofErr w:type="spellEnd"/>
      </w:ins>
    </w:p>
    <w:p w:rsidR="00B62C72" w:rsidRPr="000B05B7" w:rsidDel="00EF76B4" w:rsidRDefault="00EF76B4">
      <w:pPr>
        <w:rPr>
          <w:del w:id="424" w:author="Tranchina Kevin" w:date="2021-02-13T18:37:00Z"/>
          <w:rFonts w:asciiTheme="majorHAnsi" w:hAnsiTheme="majorHAnsi" w:cstheme="majorHAnsi"/>
          <w:sz w:val="24"/>
          <w:lang w:val="it-IT"/>
          <w:rPrChange w:id="425" w:author="Tranchina Kevin" w:date="2021-02-20T12:58:00Z">
            <w:rPr>
              <w:del w:id="426" w:author="Tranchina Kevin" w:date="2021-02-13T18:37:00Z"/>
              <w:rFonts w:ascii="Century Schoolbook" w:hAnsi="Century Schoolbook"/>
              <w:sz w:val="24"/>
              <w:lang w:val="it-IT"/>
            </w:rPr>
          </w:rPrChange>
        </w:rPr>
        <w:pPrChange w:id="427" w:author="Tranchina Kevin" w:date="2021-02-13T18:37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428" w:author="Tranchina Kevin" w:date="2021-02-13T18:34:00Z">
        <w:r w:rsidRPr="000B05B7">
          <w:rPr>
            <w:rFonts w:asciiTheme="majorHAnsi" w:hAnsiTheme="majorHAnsi" w:cstheme="majorHAnsi"/>
            <w:sz w:val="24"/>
            <w:lang w:val="it-IT"/>
            <w:rPrChange w:id="429" w:author="Tranchina Kevin" w:date="2021-02-20T12:58:00Z">
              <w:rPr>
                <w:rFonts w:ascii="Century Schoolbook" w:hAnsi="Century Schoolbook"/>
                <w:sz w:val="32"/>
              </w:rPr>
            </w:rPrChange>
          </w:rPr>
          <w:t xml:space="preserve">In questo studio affrontiamo il problema di sfruttare </w:t>
        </w:r>
      </w:ins>
      <w:ins w:id="430" w:author="Tranchina Kevin" w:date="2021-02-13T18:35:00Z">
        <w:r w:rsidRPr="000B05B7">
          <w:rPr>
            <w:rFonts w:asciiTheme="majorHAnsi" w:hAnsiTheme="majorHAnsi" w:cstheme="majorHAnsi"/>
            <w:sz w:val="24"/>
            <w:lang w:val="it-IT"/>
            <w:rPrChange w:id="431" w:author="Tranchina Kevin" w:date="2021-02-20T12:58:00Z">
              <w:rPr>
                <w:rFonts w:ascii="Century Schoolbook" w:hAnsi="Century Schoolbook"/>
                <w:sz w:val="24"/>
                <w:lang w:val="it-IT"/>
              </w:rPr>
            </w:rPrChange>
          </w:rPr>
          <w:t>i</w:t>
        </w:r>
      </w:ins>
      <w:ins w:id="432" w:author="Tranchina Kevin" w:date="2021-02-13T18:34:00Z">
        <w:r w:rsidRPr="000B05B7">
          <w:rPr>
            <w:rFonts w:asciiTheme="majorHAnsi" w:hAnsiTheme="majorHAnsi" w:cstheme="majorHAnsi"/>
            <w:sz w:val="24"/>
            <w:lang w:val="it-IT"/>
            <w:rPrChange w:id="433" w:author="Tranchina Kevin" w:date="2021-02-20T12:58:00Z">
              <w:rPr>
                <w:rFonts w:ascii="Century Schoolbook" w:hAnsi="Century Schoolbook"/>
                <w:sz w:val="32"/>
              </w:rPr>
            </w:rPrChange>
          </w:rPr>
          <w:t xml:space="preserve"> </w:t>
        </w:r>
      </w:ins>
      <w:ins w:id="434" w:author="Tranchina Kevin" w:date="2021-02-13T18:35:00Z">
        <w:r w:rsidRPr="000B05B7">
          <w:rPr>
            <w:rFonts w:asciiTheme="majorHAnsi" w:hAnsiTheme="majorHAnsi" w:cstheme="majorHAnsi"/>
            <w:sz w:val="24"/>
            <w:lang w:val="it-IT"/>
            <w:rPrChange w:id="435" w:author="Tranchina Kevin" w:date="2021-02-20T12:58:00Z">
              <w:rPr>
                <w:rFonts w:ascii="Century Schoolbook" w:hAnsi="Century Schoolbook"/>
                <w:sz w:val="32"/>
              </w:rPr>
            </w:rPrChange>
          </w:rPr>
          <w:t>dati basati sulla rete di telefonia mobile con lo scopo</w:t>
        </w:r>
        <w:r w:rsidR="00C30F5E" w:rsidRPr="000B05B7">
          <w:rPr>
            <w:rFonts w:asciiTheme="majorHAnsi" w:hAnsiTheme="majorHAnsi" w:cstheme="majorHAnsi"/>
            <w:sz w:val="24"/>
            <w:lang w:val="it-IT"/>
            <w:rPrChange w:id="436" w:author="Tranchina Kevin" w:date="2021-02-20T12:58:00Z">
              <w:rPr>
                <w:rFonts w:ascii="Century Schoolbook" w:hAnsi="Century Schoolbook"/>
                <w:sz w:val="24"/>
                <w:lang w:val="it-IT"/>
              </w:rPr>
            </w:rPrChange>
          </w:rPr>
          <w:t xml:space="preserve"> stimare la densità abitativa </w:t>
        </w:r>
        <w:r w:rsidRPr="000B05B7">
          <w:rPr>
            <w:rFonts w:asciiTheme="majorHAnsi" w:hAnsiTheme="majorHAnsi" w:cstheme="majorHAnsi"/>
            <w:sz w:val="24"/>
            <w:lang w:val="it-IT"/>
            <w:rPrChange w:id="437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all</w:t>
        </w:r>
      </w:ins>
      <w:ins w:id="438" w:author="Tranchina Kevin" w:date="2021-02-13T18:36:00Z">
        <w:r w:rsidRPr="000B05B7">
          <w:rPr>
            <w:rFonts w:asciiTheme="majorHAnsi" w:hAnsiTheme="majorHAnsi" w:cstheme="majorHAnsi"/>
            <w:sz w:val="24"/>
            <w:lang w:val="it-IT"/>
            <w:rPrChange w:id="439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’interno del comune di Milano.</w:t>
        </w:r>
      </w:ins>
    </w:p>
    <w:p w:rsidR="00EF76B4" w:rsidRPr="000B05B7" w:rsidRDefault="00EF76B4">
      <w:pPr>
        <w:ind w:left="360"/>
        <w:rPr>
          <w:ins w:id="440" w:author="Tranchina Kevin" w:date="2021-02-13T18:37:00Z"/>
          <w:rFonts w:asciiTheme="majorHAnsi" w:hAnsiTheme="majorHAnsi" w:cstheme="majorHAnsi"/>
          <w:sz w:val="24"/>
          <w:lang w:val="it-IT"/>
          <w:rPrChange w:id="441" w:author="Tranchina Kevin" w:date="2021-02-20T12:58:00Z">
            <w:rPr>
              <w:ins w:id="442" w:author="Tranchina Kevin" w:date="2021-02-13T18:37:00Z"/>
            </w:rPr>
          </w:rPrChange>
        </w:rPr>
        <w:pPrChange w:id="443" w:author="Tranchina Kevin" w:date="2021-02-13T18:37:00Z">
          <w:pPr/>
        </w:pPrChange>
      </w:pPr>
    </w:p>
    <w:p w:rsidR="003F79B1" w:rsidRPr="000B05B7" w:rsidDel="00F7131F" w:rsidRDefault="00EF76B4">
      <w:pPr>
        <w:rPr>
          <w:del w:id="444" w:author="Tranchina Kevin" w:date="2021-02-13T00:25:00Z"/>
          <w:rFonts w:asciiTheme="majorHAnsi" w:hAnsiTheme="majorHAnsi" w:cstheme="majorHAnsi"/>
          <w:b/>
          <w:sz w:val="32"/>
          <w:lang w:val="it-IT"/>
          <w:rPrChange w:id="445" w:author="Tranchina Kevin" w:date="2021-02-20T12:58:00Z">
            <w:rPr>
              <w:del w:id="446" w:author="Tranchina Kevin" w:date="2021-02-13T00:25:00Z"/>
            </w:rPr>
          </w:rPrChange>
        </w:rPr>
        <w:pPrChange w:id="447" w:author="Tranchina Kevin" w:date="2021-02-13T18:37:00Z">
          <w:pPr>
            <w:pStyle w:val="ListParagraph"/>
            <w:ind w:left="1080"/>
          </w:pPr>
        </w:pPrChange>
      </w:pPr>
      <w:ins w:id="448" w:author="Tranchina Kevin" w:date="2021-02-13T18:37:00Z">
        <w:r w:rsidRPr="000B05B7">
          <w:rPr>
            <w:rFonts w:asciiTheme="majorHAnsi" w:hAnsiTheme="majorHAnsi" w:cstheme="majorHAnsi"/>
            <w:b/>
            <w:sz w:val="32"/>
            <w:lang w:val="it-IT"/>
            <w:rPrChange w:id="449" w:author="Tranchina Kevin" w:date="2021-02-20T12:58:00Z">
              <w:rPr>
                <w:rFonts w:ascii="Century Schoolbook" w:hAnsi="Century Schoolbook"/>
                <w:b/>
                <w:sz w:val="32"/>
              </w:rPr>
            </w:rPrChange>
          </w:rPr>
          <w:t xml:space="preserve">1.2 </w:t>
        </w:r>
      </w:ins>
    </w:p>
    <w:p w:rsidR="003F79B1" w:rsidRPr="000B05B7" w:rsidRDefault="003F79B1">
      <w:pPr>
        <w:rPr>
          <w:ins w:id="450" w:author="Tranchina Kevin" w:date="2021-02-13T00:50:00Z"/>
          <w:rFonts w:asciiTheme="majorHAnsi" w:hAnsiTheme="majorHAnsi" w:cstheme="majorHAnsi"/>
          <w:b/>
          <w:sz w:val="32"/>
          <w:lang w:val="it-IT"/>
          <w:rPrChange w:id="451" w:author="Tranchina Kevin" w:date="2021-02-20T12:58:00Z">
            <w:rPr>
              <w:ins w:id="452" w:author="Tranchina Kevin" w:date="2021-02-13T00:50:00Z"/>
              <w:rFonts w:ascii="Century Schoolbook" w:hAnsi="Century Schoolbook"/>
              <w:b/>
              <w:sz w:val="32"/>
              <w:lang w:val="it-IT"/>
            </w:rPr>
          </w:rPrChange>
        </w:rPr>
        <w:pPrChange w:id="453" w:author="Tranchina Kevin" w:date="2021-02-13T18:37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del w:id="454" w:author="Tranchina Kevin" w:date="2021-02-13T00:24:00Z">
        <w:r w:rsidRPr="000B05B7" w:rsidDel="00F7131F">
          <w:rPr>
            <w:rFonts w:asciiTheme="majorHAnsi" w:hAnsiTheme="majorHAnsi" w:cstheme="majorHAnsi"/>
            <w:b/>
            <w:sz w:val="32"/>
            <w:lang w:val="it-IT"/>
            <w:rPrChange w:id="455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delText xml:space="preserve">Raccolta dei Dati </w:delText>
        </w:r>
      </w:del>
      <w:ins w:id="456" w:author="Tranchina Kevin" w:date="2021-02-13T00:24:00Z">
        <w:r w:rsidR="00F7131F" w:rsidRPr="000B05B7">
          <w:rPr>
            <w:rFonts w:asciiTheme="majorHAnsi" w:hAnsiTheme="majorHAnsi" w:cstheme="majorHAnsi"/>
            <w:b/>
            <w:sz w:val="32"/>
            <w:lang w:val="it-IT"/>
            <w:rPrChange w:id="457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t xml:space="preserve">Descrizione </w:t>
        </w:r>
        <w:proofErr w:type="spellStart"/>
        <w:r w:rsidR="00F7131F" w:rsidRPr="000B05B7">
          <w:rPr>
            <w:rFonts w:asciiTheme="majorHAnsi" w:hAnsiTheme="majorHAnsi" w:cstheme="majorHAnsi"/>
            <w:b/>
            <w:sz w:val="32"/>
            <w:lang w:val="it-IT"/>
            <w:rPrChange w:id="458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t>dataset</w:t>
        </w:r>
      </w:ins>
      <w:proofErr w:type="spellEnd"/>
    </w:p>
    <w:p w:rsidR="003B3F26" w:rsidRPr="000B05B7" w:rsidRDefault="003B3F26">
      <w:pPr>
        <w:rPr>
          <w:ins w:id="459" w:author="Tranchina Kevin" w:date="2021-02-13T00:50:00Z"/>
          <w:rFonts w:asciiTheme="majorHAnsi" w:hAnsiTheme="majorHAnsi" w:cstheme="majorHAnsi"/>
          <w:b/>
          <w:sz w:val="32"/>
          <w:lang w:val="it-IT"/>
          <w:rPrChange w:id="460" w:author="Tranchina Kevin" w:date="2021-02-20T12:58:00Z">
            <w:rPr>
              <w:ins w:id="461" w:author="Tranchina Kevin" w:date="2021-02-13T00:50:00Z"/>
              <w:rFonts w:ascii="Century Schoolbook" w:hAnsi="Century Schoolbook"/>
              <w:b/>
              <w:sz w:val="32"/>
              <w:lang w:val="it-IT"/>
            </w:rPr>
          </w:rPrChange>
        </w:rPr>
        <w:pPrChange w:id="462" w:author="Tranchina Kevin" w:date="2021-02-14T22:0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463" w:author="Tranchina Kevin" w:date="2021-02-13T00:50:00Z">
        <w:r w:rsidRPr="000B05B7">
          <w:rPr>
            <w:rFonts w:asciiTheme="majorHAnsi" w:hAnsiTheme="majorHAnsi" w:cstheme="majorHAnsi"/>
            <w:b/>
            <w:sz w:val="32"/>
            <w:lang w:val="it-IT"/>
            <w:rPrChange w:id="464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t xml:space="preserve">Origine </w:t>
        </w:r>
        <w:proofErr w:type="spellStart"/>
        <w:r w:rsidRPr="000B05B7">
          <w:rPr>
            <w:rFonts w:asciiTheme="majorHAnsi" w:hAnsiTheme="majorHAnsi" w:cstheme="majorHAnsi"/>
            <w:b/>
            <w:sz w:val="32"/>
            <w:lang w:val="it-IT"/>
            <w:rPrChange w:id="465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t>dataset</w:t>
        </w:r>
        <w:proofErr w:type="spellEnd"/>
        <w:r w:rsidRPr="000B05B7">
          <w:rPr>
            <w:rFonts w:asciiTheme="majorHAnsi" w:hAnsiTheme="majorHAnsi" w:cstheme="majorHAnsi"/>
            <w:b/>
            <w:sz w:val="32"/>
            <w:lang w:val="it-IT"/>
            <w:rPrChange w:id="466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t xml:space="preserve"> </w:t>
        </w:r>
      </w:ins>
    </w:p>
    <w:p w:rsidR="00EE55E8" w:rsidRPr="000B05B7" w:rsidRDefault="005157FC">
      <w:pPr>
        <w:rPr>
          <w:ins w:id="467" w:author="Tranchina Kevin" w:date="2021-02-14T19:45:00Z"/>
          <w:rFonts w:asciiTheme="majorHAnsi" w:hAnsiTheme="majorHAnsi" w:cstheme="majorHAnsi"/>
          <w:sz w:val="20"/>
          <w:lang w:val="it-IT"/>
          <w:rPrChange w:id="468" w:author="Tranchina Kevin" w:date="2021-02-20T12:58:00Z">
            <w:rPr>
              <w:ins w:id="469" w:author="Tranchina Kevin" w:date="2021-02-14T19:45:00Z"/>
              <w:rFonts w:ascii="Century Schoolbook" w:hAnsi="Century Schoolbook"/>
              <w:sz w:val="20"/>
            </w:rPr>
          </w:rPrChange>
        </w:rPr>
        <w:pPrChange w:id="470" w:author="Tranchina Kevin" w:date="2021-02-14T22:00:00Z">
          <w:pPr>
            <w:ind w:left="142"/>
          </w:pPr>
        </w:pPrChange>
      </w:pPr>
      <w:ins w:id="471" w:author="Tranchina Kevin" w:date="2021-02-14T19:42:00Z">
        <w:r w:rsidRPr="000B05B7">
          <w:rPr>
            <w:rFonts w:asciiTheme="majorHAnsi" w:hAnsiTheme="majorHAnsi" w:cstheme="majorHAnsi"/>
            <w:sz w:val="20"/>
            <w:lang w:val="it-IT"/>
            <w:rPrChange w:id="472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Il </w:t>
        </w:r>
        <w:proofErr w:type="spellStart"/>
        <w:r w:rsidRPr="000B05B7">
          <w:rPr>
            <w:rFonts w:asciiTheme="majorHAnsi" w:hAnsiTheme="majorHAnsi" w:cstheme="majorHAnsi"/>
            <w:sz w:val="20"/>
            <w:lang w:val="it-IT"/>
            <w:rPrChange w:id="473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>dataset</w:t>
        </w:r>
      </w:ins>
      <w:proofErr w:type="spellEnd"/>
      <w:ins w:id="474" w:author="Tranchina Kevin" w:date="2021-02-14T19:45:00Z">
        <w:r w:rsidR="00EE55E8" w:rsidRPr="000B05B7">
          <w:rPr>
            <w:rFonts w:asciiTheme="majorHAnsi" w:hAnsiTheme="majorHAnsi" w:cstheme="majorHAnsi"/>
            <w:sz w:val="20"/>
            <w:lang w:val="it-IT"/>
            <w:rPrChange w:id="475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 xml:space="preserve"> preso in esame</w:t>
        </w:r>
      </w:ins>
      <w:ins w:id="476" w:author="Tranchina Kevin" w:date="2021-02-14T19:42:00Z">
        <w:r w:rsidRPr="000B05B7">
          <w:rPr>
            <w:rFonts w:asciiTheme="majorHAnsi" w:hAnsiTheme="majorHAnsi" w:cstheme="majorHAnsi"/>
            <w:sz w:val="20"/>
            <w:lang w:val="it-IT"/>
            <w:rPrChange w:id="477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 è un</w:t>
        </w:r>
      </w:ins>
      <w:ins w:id="478" w:author="Tranchina Kevin" w:date="2021-02-14T19:44:00Z">
        <w:r w:rsidRPr="000B05B7">
          <w:rPr>
            <w:rFonts w:asciiTheme="majorHAnsi" w:hAnsiTheme="majorHAnsi" w:cstheme="majorHAnsi"/>
            <w:sz w:val="20"/>
            <w:lang w:val="it-IT"/>
            <w:rPrChange w:id="479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>a</w:t>
        </w:r>
      </w:ins>
      <w:ins w:id="480" w:author="Tranchina Kevin" w:date="2021-02-14T19:42:00Z">
        <w:r w:rsidRPr="000B05B7">
          <w:rPr>
            <w:rFonts w:asciiTheme="majorHAnsi" w:hAnsiTheme="majorHAnsi" w:cstheme="majorHAnsi"/>
            <w:sz w:val="20"/>
            <w:lang w:val="it-IT"/>
            <w:rPrChange w:id="481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 parte della </w:t>
        </w:r>
      </w:ins>
      <w:ins w:id="482" w:author="Tranchina Kevin" w:date="2021-02-14T20:53:00Z">
        <w:r w:rsidR="00EF18E3" w:rsidRPr="000B05B7">
          <w:rPr>
            <w:rFonts w:asciiTheme="majorHAnsi" w:hAnsiTheme="majorHAnsi" w:cstheme="majorHAnsi"/>
            <w:sz w:val="20"/>
            <w:lang w:val="it-IT"/>
            <w:rPrChange w:id="483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>“</w:t>
        </w:r>
      </w:ins>
      <w:ins w:id="484" w:author="Tranchina Kevin" w:date="2021-02-14T19:42:00Z">
        <w:r w:rsidRPr="000B05B7">
          <w:rPr>
            <w:rFonts w:asciiTheme="majorHAnsi" w:hAnsiTheme="majorHAnsi" w:cstheme="majorHAnsi"/>
            <w:sz w:val="20"/>
            <w:lang w:val="it-IT"/>
            <w:rPrChange w:id="485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>Telecom Italia Big Data Challenge 2014</w:t>
        </w:r>
      </w:ins>
      <w:ins w:id="486" w:author="Tranchina Kevin" w:date="2021-02-14T20:53:00Z">
        <w:r w:rsidR="00EF18E3" w:rsidRPr="000B05B7">
          <w:rPr>
            <w:rFonts w:asciiTheme="majorHAnsi" w:hAnsiTheme="majorHAnsi" w:cstheme="majorHAnsi"/>
            <w:sz w:val="20"/>
            <w:lang w:val="it-IT"/>
            <w:rPrChange w:id="487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>”</w:t>
        </w:r>
      </w:ins>
      <w:ins w:id="488" w:author="Tranchina Kevin" w:date="2021-02-14T21:28:00Z">
        <w:r w:rsidR="00297FBD" w:rsidRPr="000B05B7">
          <w:rPr>
            <w:rFonts w:asciiTheme="majorHAnsi" w:hAnsiTheme="majorHAnsi" w:cstheme="majorHAnsi"/>
            <w:sz w:val="20"/>
            <w:lang w:val="it-IT"/>
            <w:rPrChange w:id="489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>.</w:t>
        </w:r>
      </w:ins>
      <w:ins w:id="490" w:author="Tranchina Kevin" w:date="2021-02-14T19:44:00Z">
        <w:r w:rsidR="00EE55E8" w:rsidRPr="000B05B7">
          <w:rPr>
            <w:rFonts w:asciiTheme="majorHAnsi" w:hAnsiTheme="majorHAnsi" w:cstheme="majorHAnsi"/>
            <w:sz w:val="20"/>
            <w:lang w:val="it-IT"/>
            <w:rPrChange w:id="491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 xml:space="preserve"> Il </w:t>
        </w:r>
        <w:proofErr w:type="spellStart"/>
        <w:r w:rsidR="00EE55E8" w:rsidRPr="000B05B7">
          <w:rPr>
            <w:rFonts w:asciiTheme="majorHAnsi" w:hAnsiTheme="majorHAnsi" w:cstheme="majorHAnsi"/>
            <w:sz w:val="20"/>
            <w:lang w:val="it-IT"/>
            <w:rPrChange w:id="492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>dataset</w:t>
        </w:r>
        <w:proofErr w:type="spellEnd"/>
        <w:r w:rsidR="00EE55E8" w:rsidRPr="000B05B7">
          <w:rPr>
            <w:rFonts w:asciiTheme="majorHAnsi" w:hAnsiTheme="majorHAnsi" w:cstheme="majorHAnsi"/>
            <w:sz w:val="20"/>
            <w:lang w:val="it-IT"/>
            <w:rPrChange w:id="493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 originario infatti è stato creato da Telecom Italia in associazione con </w:t>
        </w:r>
      </w:ins>
      <w:ins w:id="494" w:author="Tranchina Kevin" w:date="2021-02-14T21:25:00Z">
        <w:r w:rsidR="00863C8D" w:rsidRPr="000B05B7">
          <w:rPr>
            <w:rFonts w:asciiTheme="majorHAnsi" w:hAnsiTheme="majorHAnsi" w:cstheme="majorHAnsi"/>
            <w:sz w:val="20"/>
            <w:lang w:val="it-IT"/>
            <w:rPrChange w:id="495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EIT ICT </w:t>
        </w:r>
        <w:proofErr w:type="spellStart"/>
        <w:r w:rsidR="00863C8D" w:rsidRPr="000B05B7">
          <w:rPr>
            <w:rFonts w:asciiTheme="majorHAnsi" w:hAnsiTheme="majorHAnsi" w:cstheme="majorHAnsi"/>
            <w:sz w:val="20"/>
            <w:lang w:val="it-IT"/>
            <w:rPrChange w:id="496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>Labs</w:t>
        </w:r>
        <w:proofErr w:type="spellEnd"/>
        <w:r w:rsidR="00863C8D" w:rsidRPr="000B05B7">
          <w:rPr>
            <w:rFonts w:asciiTheme="majorHAnsi" w:hAnsiTheme="majorHAnsi" w:cstheme="majorHAnsi"/>
            <w:sz w:val="20"/>
            <w:lang w:val="it-IT"/>
            <w:rPrChange w:id="497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, </w:t>
        </w:r>
        <w:proofErr w:type="spellStart"/>
        <w:r w:rsidR="00863C8D" w:rsidRPr="000B05B7">
          <w:rPr>
            <w:rFonts w:asciiTheme="majorHAnsi" w:hAnsiTheme="majorHAnsi" w:cstheme="majorHAnsi"/>
            <w:sz w:val="20"/>
            <w:lang w:val="it-IT"/>
            <w:rPrChange w:id="498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>SpazioDati</w:t>
        </w:r>
        <w:proofErr w:type="spellEnd"/>
        <w:r w:rsidR="00863C8D" w:rsidRPr="000B05B7">
          <w:rPr>
            <w:rFonts w:asciiTheme="majorHAnsi" w:hAnsiTheme="majorHAnsi" w:cstheme="majorHAnsi"/>
            <w:sz w:val="20"/>
            <w:lang w:val="it-IT"/>
            <w:rPrChange w:id="499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>, MIT Media Lab,</w:t>
        </w:r>
        <w:r w:rsidR="00863C8D" w:rsidRPr="000B05B7">
          <w:rPr>
            <w:rFonts w:asciiTheme="majorHAnsi" w:hAnsiTheme="majorHAnsi" w:cstheme="majorHAnsi"/>
            <w:sz w:val="20"/>
            <w:lang w:val="it-IT"/>
            <w:rPrChange w:id="500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 xml:space="preserve"> l’</w:t>
        </w:r>
      </w:ins>
      <w:ins w:id="501" w:author="Tranchina Kevin" w:date="2021-02-14T21:27:00Z">
        <w:r w:rsidR="00297FBD" w:rsidRPr="000B05B7">
          <w:rPr>
            <w:rFonts w:asciiTheme="majorHAnsi" w:hAnsiTheme="majorHAnsi" w:cstheme="majorHAnsi"/>
            <w:sz w:val="20"/>
            <w:lang w:val="it-IT"/>
            <w:rPrChange w:id="502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>U</w:t>
        </w:r>
      </w:ins>
      <w:ins w:id="503" w:author="Tranchina Kevin" w:date="2021-02-14T21:25:00Z">
        <w:r w:rsidR="00863C8D" w:rsidRPr="000B05B7">
          <w:rPr>
            <w:rFonts w:asciiTheme="majorHAnsi" w:hAnsiTheme="majorHAnsi" w:cstheme="majorHAnsi"/>
            <w:sz w:val="20"/>
            <w:lang w:val="it-IT"/>
            <w:rPrChange w:id="504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 xml:space="preserve">niversità di </w:t>
        </w:r>
        <w:proofErr w:type="spellStart"/>
        <w:r w:rsidR="00863C8D" w:rsidRPr="000B05B7">
          <w:rPr>
            <w:rFonts w:asciiTheme="majorHAnsi" w:hAnsiTheme="majorHAnsi" w:cstheme="majorHAnsi"/>
            <w:sz w:val="20"/>
            <w:lang w:val="it-IT"/>
            <w:rPrChange w:id="505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>Northeastern</w:t>
        </w:r>
        <w:proofErr w:type="spellEnd"/>
        <w:r w:rsidR="00863C8D" w:rsidRPr="000B05B7">
          <w:rPr>
            <w:rFonts w:asciiTheme="majorHAnsi" w:hAnsiTheme="majorHAnsi" w:cstheme="majorHAnsi"/>
            <w:sz w:val="20"/>
            <w:lang w:val="it-IT"/>
            <w:rPrChange w:id="506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, </w:t>
        </w:r>
        <w:r w:rsidR="00297FBD" w:rsidRPr="000B05B7">
          <w:rPr>
            <w:rFonts w:asciiTheme="majorHAnsi" w:hAnsiTheme="majorHAnsi" w:cstheme="majorHAnsi"/>
            <w:sz w:val="20"/>
            <w:lang w:val="it-IT"/>
            <w:rPrChange w:id="507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>il P</w:t>
        </w:r>
        <w:r w:rsidR="00863C8D" w:rsidRPr="000B05B7">
          <w:rPr>
            <w:rFonts w:asciiTheme="majorHAnsi" w:hAnsiTheme="majorHAnsi" w:cstheme="majorHAnsi"/>
            <w:sz w:val="20"/>
            <w:lang w:val="it-IT"/>
            <w:rPrChange w:id="508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>olitecnico di Milano</w:t>
        </w:r>
        <w:r w:rsidR="00863C8D" w:rsidRPr="000B05B7">
          <w:rPr>
            <w:rFonts w:asciiTheme="majorHAnsi" w:hAnsiTheme="majorHAnsi" w:cstheme="majorHAnsi"/>
            <w:sz w:val="20"/>
            <w:lang w:val="it-IT"/>
            <w:rPrChange w:id="509" w:author="Tranchina Kevin" w:date="2021-02-20T12:58:00Z">
              <w:rPr>
                <w:rFonts w:ascii="Century Schoolbook" w:hAnsi="Century Schoolbook"/>
                <w:sz w:val="20"/>
              </w:rPr>
            </w:rPrChange>
          </w:rPr>
          <w:t xml:space="preserve">, Fondazione Bruno Kessler, </w:t>
        </w:r>
        <w:r w:rsidR="00297FBD" w:rsidRPr="000B05B7">
          <w:rPr>
            <w:rFonts w:asciiTheme="majorHAnsi" w:hAnsiTheme="majorHAnsi" w:cstheme="majorHAnsi"/>
            <w:sz w:val="20"/>
            <w:lang w:val="it-IT"/>
            <w:rPrChange w:id="510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Università del Trentino </w:t>
        </w:r>
      </w:ins>
      <w:ins w:id="511" w:author="Tranchina Kevin" w:date="2021-02-14T21:29:00Z">
        <w:r w:rsidR="00297FBD" w:rsidRPr="000B05B7">
          <w:rPr>
            <w:rFonts w:asciiTheme="majorHAnsi" w:hAnsiTheme="majorHAnsi" w:cstheme="majorHAnsi"/>
            <w:sz w:val="20"/>
            <w:lang w:val="it-IT"/>
            <w:rPrChange w:id="512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e </w:t>
        </w:r>
      </w:ins>
      <w:ins w:id="513" w:author="Tranchina Kevin" w:date="2021-02-14T21:25:00Z">
        <w:r w:rsidR="00297FBD" w:rsidRPr="000B05B7">
          <w:rPr>
            <w:rFonts w:asciiTheme="majorHAnsi" w:hAnsiTheme="majorHAnsi" w:cstheme="majorHAnsi"/>
            <w:sz w:val="20"/>
            <w:lang w:val="it-IT"/>
            <w:rPrChange w:id="514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Trento e contiene </w:t>
        </w:r>
      </w:ins>
      <w:ins w:id="515" w:author="Tranchina Kevin" w:date="2021-02-14T21:29:00Z">
        <w:r w:rsidR="00297FBD" w:rsidRPr="000B05B7">
          <w:rPr>
            <w:rFonts w:asciiTheme="majorHAnsi" w:hAnsiTheme="majorHAnsi" w:cstheme="majorHAnsi"/>
            <w:sz w:val="20"/>
            <w:lang w:val="it-IT"/>
            <w:rPrChange w:id="516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una grande varietà di </w:t>
        </w:r>
      </w:ins>
      <w:ins w:id="517" w:author="Tranchina Kevin" w:date="2021-02-14T21:25:00Z">
        <w:r w:rsidR="00297FBD" w:rsidRPr="000B05B7">
          <w:rPr>
            <w:rFonts w:asciiTheme="majorHAnsi" w:hAnsiTheme="majorHAnsi" w:cstheme="majorHAnsi"/>
            <w:sz w:val="20"/>
            <w:lang w:val="it-IT"/>
            <w:rPrChange w:id="518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>dati sulle telecomunicazioni, clima, notizie, dati energetici, social netw</w:t>
        </w:r>
        <w:r w:rsidR="007D2CAD" w:rsidRPr="000B05B7">
          <w:rPr>
            <w:rFonts w:asciiTheme="majorHAnsi" w:hAnsiTheme="majorHAnsi" w:cstheme="majorHAnsi"/>
            <w:sz w:val="20"/>
            <w:lang w:val="it-IT"/>
            <w:rPrChange w:id="519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>orks presi dal comune di Milano e di Trento.</w:t>
        </w:r>
      </w:ins>
      <w:ins w:id="520" w:author="Tranchina Kevin" w:date="2021-02-14T22:21:00Z">
        <w:r w:rsidR="002F168E" w:rsidRPr="000B05B7">
          <w:rPr>
            <w:rFonts w:asciiTheme="majorHAnsi" w:hAnsiTheme="majorHAnsi" w:cstheme="majorHAnsi"/>
            <w:sz w:val="20"/>
            <w:lang w:val="it-IT"/>
            <w:rPrChange w:id="521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 </w:t>
        </w:r>
      </w:ins>
    </w:p>
    <w:p w:rsidR="00C30F5E" w:rsidRPr="000B05B7" w:rsidRDefault="006F39CA">
      <w:pPr>
        <w:rPr>
          <w:ins w:id="522" w:author="Tranchina Kevin" w:date="2021-02-14T21:58:00Z"/>
          <w:rFonts w:asciiTheme="majorHAnsi" w:hAnsiTheme="majorHAnsi" w:cstheme="majorHAnsi"/>
          <w:b/>
          <w:sz w:val="20"/>
          <w:rPrChange w:id="523" w:author="Tranchina Kevin" w:date="2021-02-20T12:58:00Z">
            <w:rPr>
              <w:ins w:id="524" w:author="Tranchina Kevin" w:date="2021-02-14T21:58:00Z"/>
              <w:rFonts w:asciiTheme="majorHAnsi" w:hAnsiTheme="majorHAnsi"/>
              <w:b/>
              <w:sz w:val="20"/>
            </w:rPr>
          </w:rPrChange>
        </w:rPr>
        <w:pPrChange w:id="525" w:author="Tranchina Kevin" w:date="2021-02-14T22:0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526" w:author="Tranchina Kevin" w:date="2021-02-14T21:58:00Z">
        <w:r w:rsidRPr="000B05B7">
          <w:rPr>
            <w:rFonts w:asciiTheme="majorHAnsi" w:hAnsiTheme="majorHAnsi" w:cstheme="majorHAnsi"/>
            <w:b/>
            <w:sz w:val="20"/>
            <w:rPrChange w:id="527" w:author="Tranchina Kevin" w:date="2021-02-20T12:58:00Z">
              <w:rPr>
                <w:rFonts w:asciiTheme="majorHAnsi" w:hAnsiTheme="majorHAnsi"/>
                <w:b/>
                <w:sz w:val="20"/>
              </w:rPr>
            </w:rPrChange>
          </w:rPr>
          <w:t xml:space="preserve">Call detail </w:t>
        </w:r>
      </w:ins>
      <w:proofErr w:type="gramStart"/>
      <w:ins w:id="528" w:author="Tranchina Kevin" w:date="2021-02-14T21:59:00Z">
        <w:r w:rsidRPr="000B05B7">
          <w:rPr>
            <w:rFonts w:asciiTheme="majorHAnsi" w:hAnsiTheme="majorHAnsi" w:cstheme="majorHAnsi"/>
            <w:b/>
            <w:sz w:val="20"/>
            <w:rPrChange w:id="529" w:author="Tranchina Kevin" w:date="2021-02-20T12:58:00Z">
              <w:rPr>
                <w:rFonts w:asciiTheme="majorHAnsi" w:hAnsiTheme="majorHAnsi"/>
                <w:b/>
                <w:sz w:val="20"/>
              </w:rPr>
            </w:rPrChange>
          </w:rPr>
          <w:t>r</w:t>
        </w:r>
      </w:ins>
      <w:ins w:id="530" w:author="Tranchina Kevin" w:date="2021-02-14T21:58:00Z">
        <w:r w:rsidRPr="000B05B7">
          <w:rPr>
            <w:rFonts w:asciiTheme="majorHAnsi" w:hAnsiTheme="majorHAnsi" w:cstheme="majorHAnsi"/>
            <w:b/>
            <w:sz w:val="20"/>
            <w:rPrChange w:id="531" w:author="Tranchina Kevin" w:date="2021-02-20T12:58:00Z">
              <w:rPr>
                <w:rFonts w:asciiTheme="majorHAnsi" w:hAnsiTheme="majorHAnsi"/>
                <w:b/>
                <w:sz w:val="20"/>
              </w:rPr>
            </w:rPrChange>
          </w:rPr>
          <w:t>ecords</w:t>
        </w:r>
      </w:ins>
      <w:ins w:id="532" w:author="Tranchina Kevin" w:date="2021-02-14T23:29:00Z">
        <w:r w:rsidR="005A4B8F" w:rsidRPr="000B05B7">
          <w:rPr>
            <w:rFonts w:asciiTheme="majorHAnsi" w:hAnsiTheme="majorHAnsi" w:cstheme="majorHAnsi"/>
            <w:b/>
            <w:sz w:val="20"/>
            <w:rPrChange w:id="533" w:author="Tranchina Kevin" w:date="2021-02-20T12:58:00Z">
              <w:rPr>
                <w:rFonts w:asciiTheme="majorHAnsi" w:hAnsiTheme="majorHAnsi"/>
                <w:b/>
                <w:sz w:val="20"/>
              </w:rPr>
            </w:rPrChange>
          </w:rPr>
          <w:t>(</w:t>
        </w:r>
        <w:proofErr w:type="gramEnd"/>
        <w:r w:rsidR="005A4B8F" w:rsidRPr="000B05B7">
          <w:rPr>
            <w:rFonts w:asciiTheme="majorHAnsi" w:hAnsiTheme="majorHAnsi" w:cstheme="majorHAnsi"/>
            <w:b/>
            <w:sz w:val="20"/>
            <w:rPrChange w:id="534" w:author="Tranchina Kevin" w:date="2021-02-20T12:58:00Z">
              <w:rPr>
                <w:rFonts w:asciiTheme="majorHAnsi" w:hAnsiTheme="majorHAnsi"/>
                <w:b/>
                <w:sz w:val="20"/>
              </w:rPr>
            </w:rPrChange>
          </w:rPr>
          <w:t>CDR)</w:t>
        </w:r>
      </w:ins>
    </w:p>
    <w:p w:rsidR="006F39CA" w:rsidRPr="000B05B7" w:rsidRDefault="005A4B8F" w:rsidP="00C30F5E">
      <w:pPr>
        <w:rPr>
          <w:ins w:id="535" w:author="Tranchina Kevin" w:date="2021-02-14T22:21:00Z"/>
          <w:rFonts w:asciiTheme="majorHAnsi" w:hAnsiTheme="majorHAnsi" w:cstheme="majorHAnsi"/>
          <w:sz w:val="20"/>
          <w:lang w:val="it-IT"/>
          <w:rPrChange w:id="536" w:author="Tranchina Kevin" w:date="2021-02-20T12:58:00Z">
            <w:rPr>
              <w:ins w:id="537" w:author="Tranchina Kevin" w:date="2021-02-14T22:21:00Z"/>
              <w:rFonts w:asciiTheme="majorHAnsi" w:hAnsiTheme="majorHAnsi"/>
              <w:sz w:val="20"/>
              <w:lang w:val="it-IT"/>
            </w:rPr>
          </w:rPrChange>
        </w:rPr>
      </w:pPr>
      <w:ins w:id="538" w:author="Tranchina Kevin" w:date="2021-02-14T21:59:00Z">
        <w:r w:rsidRPr="000B05B7">
          <w:rPr>
            <w:rFonts w:asciiTheme="majorHAnsi" w:hAnsiTheme="majorHAnsi" w:cstheme="majorHAnsi"/>
            <w:sz w:val="20"/>
            <w:rPrChange w:id="539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I Call Detail </w:t>
        </w:r>
        <w:proofErr w:type="gramStart"/>
        <w:r w:rsidRPr="000B05B7">
          <w:rPr>
            <w:rFonts w:asciiTheme="majorHAnsi" w:hAnsiTheme="majorHAnsi" w:cstheme="majorHAnsi"/>
            <w:sz w:val="20"/>
            <w:rPrChange w:id="540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Records </w:t>
        </w:r>
        <w:r w:rsidR="006F39CA" w:rsidRPr="000B05B7">
          <w:rPr>
            <w:rFonts w:asciiTheme="majorHAnsi" w:hAnsiTheme="majorHAnsi" w:cstheme="majorHAnsi"/>
            <w:sz w:val="20"/>
            <w:rPrChange w:id="541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 xml:space="preserve"> </w:t>
        </w:r>
        <w:proofErr w:type="spellStart"/>
        <w:r w:rsidR="006F39CA" w:rsidRPr="000B05B7">
          <w:rPr>
            <w:rFonts w:asciiTheme="majorHAnsi" w:hAnsiTheme="majorHAnsi" w:cstheme="majorHAnsi"/>
            <w:sz w:val="20"/>
            <w:rPrChange w:id="542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>sono</w:t>
        </w:r>
        <w:proofErr w:type="spellEnd"/>
        <w:proofErr w:type="gramEnd"/>
        <w:r w:rsidR="006F39CA" w:rsidRPr="000B05B7">
          <w:rPr>
            <w:rFonts w:asciiTheme="majorHAnsi" w:hAnsiTheme="majorHAnsi" w:cstheme="majorHAnsi"/>
            <w:sz w:val="20"/>
            <w:rPrChange w:id="543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 xml:space="preserve"> </w:t>
        </w:r>
        <w:proofErr w:type="spellStart"/>
        <w:r w:rsidR="006F39CA" w:rsidRPr="000B05B7">
          <w:rPr>
            <w:rFonts w:asciiTheme="majorHAnsi" w:hAnsiTheme="majorHAnsi" w:cstheme="majorHAnsi"/>
            <w:sz w:val="20"/>
            <w:rPrChange w:id="544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>forniti</w:t>
        </w:r>
        <w:proofErr w:type="spellEnd"/>
        <w:r w:rsidR="006F39CA" w:rsidRPr="000B05B7">
          <w:rPr>
            <w:rFonts w:asciiTheme="majorHAnsi" w:hAnsiTheme="majorHAnsi" w:cstheme="majorHAnsi"/>
            <w:sz w:val="20"/>
            <w:rPrChange w:id="545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 xml:space="preserve"> </w:t>
        </w:r>
      </w:ins>
      <w:ins w:id="546" w:author="Tranchina Kevin" w:date="2021-02-14T23:29:00Z">
        <w:r w:rsidR="00C01D33" w:rsidRPr="000B05B7">
          <w:rPr>
            <w:rFonts w:asciiTheme="majorHAnsi" w:hAnsiTheme="majorHAnsi" w:cstheme="majorHAnsi"/>
            <w:sz w:val="20"/>
            <w:rPrChange w:id="547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>da</w:t>
        </w:r>
      </w:ins>
      <w:ins w:id="548" w:author="Tranchina Kevin" w:date="2021-02-14T21:59:00Z">
        <w:r w:rsidR="006F39CA" w:rsidRPr="000B05B7">
          <w:rPr>
            <w:rFonts w:asciiTheme="majorHAnsi" w:hAnsiTheme="majorHAnsi" w:cstheme="majorHAnsi"/>
            <w:sz w:val="20"/>
            <w:rPrChange w:id="549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 xml:space="preserve"> Telecom Italia. </w:t>
        </w:r>
      </w:ins>
      <w:ins w:id="550" w:author="Tranchina Kevin" w:date="2021-02-14T23:29:00Z">
        <w:r w:rsidR="00C01D33" w:rsidRPr="000B05B7">
          <w:rPr>
            <w:rFonts w:asciiTheme="majorHAnsi" w:hAnsiTheme="majorHAnsi" w:cstheme="majorHAnsi"/>
            <w:sz w:val="20"/>
            <w:rPrChange w:id="551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br/>
        </w:r>
      </w:ins>
      <w:ins w:id="552" w:author="Tranchina Kevin" w:date="2021-02-14T21:59:00Z">
        <w:r w:rsidR="006F39CA" w:rsidRPr="000B05B7">
          <w:rPr>
            <w:rFonts w:asciiTheme="majorHAnsi" w:hAnsiTheme="majorHAnsi" w:cstheme="majorHAnsi"/>
            <w:sz w:val="20"/>
            <w:lang w:val="it-IT"/>
            <w:rPrChange w:id="553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>Ogni volta che un utente impegna un'interazione di telecomunicazione, una stazione base radio (RBS) viene assegnata dall'operatore</w:t>
        </w:r>
      </w:ins>
      <w:ins w:id="554" w:author="Tranchina Kevin" w:date="2021-02-14T23:30:00Z">
        <w:r w:rsidRPr="000B05B7">
          <w:rPr>
            <w:rFonts w:asciiTheme="majorHAnsi" w:hAnsiTheme="majorHAnsi" w:cstheme="majorHAnsi"/>
            <w:sz w:val="20"/>
            <w:lang w:val="it-IT"/>
            <w:rPrChange w:id="555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 a quell’utente</w:t>
        </w:r>
      </w:ins>
      <w:ins w:id="556" w:author="Tranchina Kevin" w:date="2021-02-14T21:59:00Z">
        <w:r w:rsidR="006F39CA" w:rsidRPr="000B05B7">
          <w:rPr>
            <w:rFonts w:asciiTheme="majorHAnsi" w:hAnsiTheme="majorHAnsi" w:cstheme="majorHAnsi"/>
            <w:sz w:val="20"/>
            <w:lang w:val="it-IT"/>
            <w:rPrChange w:id="557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 xml:space="preserve"> e fornisce la comunicazione attraverso la rete. Quindi, viene creato un nuovo CDR che registra il tempo dell'interazione e l'RBS che l'ha gestita. </w:t>
        </w:r>
      </w:ins>
      <w:ins w:id="558" w:author="Tranchina Kevin" w:date="2021-02-14T23:30:00Z">
        <w:r w:rsidR="0053177F" w:rsidRPr="000B05B7">
          <w:rPr>
            <w:rFonts w:asciiTheme="majorHAnsi" w:hAnsiTheme="majorHAnsi" w:cstheme="majorHAnsi"/>
            <w:sz w:val="20"/>
            <w:lang w:val="it-IT"/>
            <w:rPrChange w:id="559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br/>
        </w:r>
      </w:ins>
      <w:ins w:id="560" w:author="Tranchina Kevin" w:date="2021-02-14T21:59:00Z">
        <w:r w:rsidR="006F39CA" w:rsidRPr="000B05B7">
          <w:rPr>
            <w:rFonts w:asciiTheme="majorHAnsi" w:hAnsiTheme="majorHAnsi" w:cstheme="majorHAnsi"/>
            <w:sz w:val="20"/>
            <w:lang w:val="it-IT"/>
            <w:rPrChange w:id="561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 xml:space="preserve">Dalla RBS è possibile ottenere un'indicazione della posizione geografica dell'utente, </w:t>
        </w:r>
        <w:r w:rsidR="002D4DE7" w:rsidRPr="000B05B7">
          <w:rPr>
            <w:rFonts w:asciiTheme="majorHAnsi" w:hAnsiTheme="majorHAnsi" w:cstheme="majorHAnsi"/>
            <w:sz w:val="20"/>
            <w:lang w:val="it-IT"/>
            <w:rPrChange w:id="562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grazie alle mappe di copertura </w:t>
        </w:r>
        <w:r w:rsidR="006F39CA" w:rsidRPr="000B05B7">
          <w:rPr>
            <w:rFonts w:asciiTheme="majorHAnsi" w:hAnsiTheme="majorHAnsi" w:cstheme="majorHAnsi"/>
            <w:sz w:val="20"/>
            <w:lang w:val="it-IT"/>
            <w:rPrChange w:id="563" w:author="Tranchina Kevin" w:date="2021-02-20T12:58:00Z">
              <w:rPr>
                <w:rFonts w:asciiTheme="majorHAnsi" w:hAnsiTheme="majorHAnsi"/>
                <w:sz w:val="20"/>
              </w:rPr>
            </w:rPrChange>
          </w:rPr>
          <w:t>che associa ciascuna RBS alla porzione di territorio che serve</w:t>
        </w:r>
        <w:r w:rsidR="00B63709" w:rsidRPr="000B05B7">
          <w:rPr>
            <w:rFonts w:asciiTheme="majorHAnsi" w:hAnsiTheme="majorHAnsi" w:cstheme="majorHAnsi"/>
            <w:sz w:val="20"/>
            <w:lang w:val="it-IT"/>
            <w:rPrChange w:id="564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>.</w:t>
        </w:r>
      </w:ins>
    </w:p>
    <w:p w:rsidR="0053177F" w:rsidRPr="000B05B7" w:rsidRDefault="002F168E" w:rsidP="00C30F5E">
      <w:pPr>
        <w:rPr>
          <w:ins w:id="565" w:author="Tranchina Kevin" w:date="2021-02-14T21:59:00Z"/>
          <w:rFonts w:asciiTheme="majorHAnsi" w:hAnsiTheme="majorHAnsi" w:cstheme="majorHAnsi"/>
          <w:sz w:val="20"/>
          <w:lang w:val="it-IT"/>
          <w:rPrChange w:id="566" w:author="Tranchina Kevin" w:date="2021-02-20T12:58:00Z">
            <w:rPr>
              <w:ins w:id="567" w:author="Tranchina Kevin" w:date="2021-02-14T21:59:00Z"/>
              <w:rFonts w:asciiTheme="majorHAnsi" w:hAnsiTheme="majorHAnsi"/>
              <w:sz w:val="20"/>
              <w:lang w:val="it-IT"/>
            </w:rPr>
          </w:rPrChange>
        </w:rPr>
      </w:pPr>
      <w:ins w:id="568" w:author="Tranchina Kevin" w:date="2021-02-14T22:21:00Z">
        <w:r w:rsidRPr="000B05B7">
          <w:rPr>
            <w:rFonts w:asciiTheme="majorHAnsi" w:hAnsiTheme="majorHAnsi" w:cstheme="majorHAnsi"/>
            <w:sz w:val="20"/>
            <w:lang w:val="it-IT"/>
            <w:rPrChange w:id="569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>Nella nostra analisi abbiamo preso solo una porzione dei dati relativi solamente al comune di Milano, per un totale di 1,43 gigabit.</w:t>
        </w:r>
      </w:ins>
      <w:ins w:id="570" w:author="Tranchina Kevin" w:date="2021-02-14T23:30:00Z">
        <w:r w:rsidR="0053177F" w:rsidRPr="000B05B7">
          <w:rPr>
            <w:rFonts w:asciiTheme="majorHAnsi" w:hAnsiTheme="majorHAnsi" w:cstheme="majorHAnsi"/>
            <w:sz w:val="20"/>
            <w:lang w:val="it-IT"/>
            <w:rPrChange w:id="571" w:author="Tranchina Kevin" w:date="2021-02-20T12:58:00Z">
              <w:rPr>
                <w:rFonts w:asciiTheme="majorHAnsi" w:hAnsiTheme="majorHAnsi"/>
                <w:sz w:val="20"/>
                <w:lang w:val="it-IT"/>
              </w:rPr>
            </w:rPrChange>
          </w:rPr>
          <w:t xml:space="preserve"> Di seguito i dati di nostro interesse:</w:t>
        </w:r>
      </w:ins>
    </w:p>
    <w:p w:rsidR="00C30F5E" w:rsidRPr="000B05B7" w:rsidRDefault="00C30F5E" w:rsidP="00C30F5E">
      <w:pPr>
        <w:rPr>
          <w:ins w:id="572" w:author="Tranchina Kevin" w:date="2021-02-14T19:48:00Z"/>
          <w:rFonts w:asciiTheme="majorHAnsi" w:hAnsiTheme="majorHAnsi" w:cstheme="majorHAnsi"/>
          <w:b/>
          <w:color w:val="202124"/>
          <w:sz w:val="24"/>
          <w:szCs w:val="30"/>
          <w:lang w:val="it-IT"/>
          <w:rPrChange w:id="573" w:author="Tranchina Kevin" w:date="2021-02-20T12:58:00Z">
            <w:rPr>
              <w:ins w:id="574" w:author="Tranchina Kevin" w:date="2021-02-14T19:48:00Z"/>
              <w:rFonts w:ascii="Arial" w:hAnsi="Arial" w:cs="Arial"/>
              <w:color w:val="202124"/>
              <w:sz w:val="24"/>
              <w:szCs w:val="30"/>
            </w:rPr>
          </w:rPrChange>
        </w:rPr>
      </w:pPr>
      <w:ins w:id="575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 w:val="24"/>
            <w:szCs w:val="30"/>
            <w:lang w:val="it-IT"/>
            <w:rPrChange w:id="576" w:author="Tranchina Kevin" w:date="2021-02-20T12:58:00Z">
              <w:rPr>
                <w:rFonts w:ascii="Arial" w:hAnsi="Arial" w:cs="Arial"/>
                <w:color w:val="202124"/>
                <w:sz w:val="24"/>
                <w:szCs w:val="30"/>
              </w:rPr>
            </w:rPrChange>
          </w:rPr>
          <w:t>sms-call-internet-mi-2013-11-0(1:7)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577" w:author="Tranchina Kevin" w:date="2021-02-14T19:48:00Z"/>
          <w:rFonts w:asciiTheme="majorHAnsi" w:hAnsiTheme="majorHAnsi" w:cstheme="majorHAnsi"/>
          <w:b/>
          <w:color w:val="202124"/>
          <w:szCs w:val="18"/>
          <w:shd w:val="clear" w:color="auto" w:fill="FFFFFF"/>
          <w:lang w:val="it-IT"/>
          <w:rPrChange w:id="578" w:author="Tranchina Kevin" w:date="2021-02-20T12:58:00Z">
            <w:rPr>
              <w:ins w:id="579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spellStart"/>
      <w:proofErr w:type="gramStart"/>
      <w:ins w:id="580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581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Datetime</w:t>
        </w:r>
      </w:ins>
      <w:proofErr w:type="spellEnd"/>
      <w:ins w:id="582" w:author="Tranchina Kevin" w:date="2021-02-14T21:55:00Z"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583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584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585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</w:ins>
      <w:proofErr w:type="spellStart"/>
      <w:ins w:id="586" w:author="Tranchina Kevin" w:date="2021-02-14T21:56:00Z"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587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>datetime</w:t>
        </w:r>
        <w:proofErr w:type="spellEnd"/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588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 xml:space="preserve"> della creazione della CDR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589" w:author="Tranchina Kevin" w:date="2021-02-14T19:48:00Z"/>
          <w:rFonts w:asciiTheme="majorHAnsi" w:hAnsiTheme="majorHAnsi" w:cstheme="majorHAnsi"/>
          <w:b/>
          <w:color w:val="202124"/>
          <w:szCs w:val="18"/>
          <w:shd w:val="clear" w:color="auto" w:fill="FFFFFF"/>
          <w:lang w:val="it-IT"/>
          <w:rPrChange w:id="590" w:author="Tranchina Kevin" w:date="2021-02-20T12:58:00Z">
            <w:rPr>
              <w:ins w:id="591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spellStart"/>
      <w:proofErr w:type="gramStart"/>
      <w:ins w:id="592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593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CellID</w:t>
        </w:r>
      </w:ins>
      <w:proofErr w:type="spellEnd"/>
      <w:ins w:id="594" w:author="Tranchina Kevin" w:date="2021-02-14T21:53:00Z"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595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596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597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598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>identificativo della cella 270x270</w:t>
        </w:r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599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 xml:space="preserve"> ,</w:t>
        </w:r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00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all’interno del comune di Milano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601" w:author="Tranchina Kevin" w:date="2021-02-14T19:48:00Z"/>
          <w:rFonts w:asciiTheme="majorHAnsi" w:hAnsiTheme="majorHAnsi" w:cstheme="majorHAnsi"/>
          <w:b/>
          <w:color w:val="202124"/>
          <w:szCs w:val="18"/>
          <w:shd w:val="clear" w:color="auto" w:fill="FFFFFF"/>
          <w:lang w:val="it-IT"/>
          <w:rPrChange w:id="602" w:author="Tranchina Kevin" w:date="2021-02-20T12:58:00Z">
            <w:rPr>
              <w:ins w:id="603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spellStart"/>
      <w:proofErr w:type="gramStart"/>
      <w:ins w:id="604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05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Countrycode</w:t>
        </w:r>
      </w:ins>
      <w:proofErr w:type="spellEnd"/>
      <w:ins w:id="606" w:author="Tranchina Kevin" w:date="2021-02-14T21:54:00Z"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07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08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09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</w:ins>
      <w:ins w:id="610" w:author="Tranchina Kevin" w:date="2021-02-14T21:55:00Z"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11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>il codice identificativo della nazione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612" w:author="Tranchina Kevin" w:date="2021-02-14T19:48:00Z"/>
          <w:rFonts w:asciiTheme="majorHAnsi" w:hAnsiTheme="majorHAnsi" w:cstheme="majorHAnsi"/>
          <w:color w:val="202124"/>
          <w:sz w:val="18"/>
          <w:szCs w:val="18"/>
          <w:shd w:val="clear" w:color="auto" w:fill="FFFFFF"/>
          <w:lang w:val="it-IT"/>
          <w:rPrChange w:id="613" w:author="Tranchina Kevin" w:date="2021-02-20T12:58:00Z">
            <w:rPr>
              <w:ins w:id="614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spellStart"/>
      <w:proofErr w:type="gramStart"/>
      <w:ins w:id="615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16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Smsin</w:t>
        </w:r>
      </w:ins>
      <w:proofErr w:type="spellEnd"/>
      <w:ins w:id="617" w:author="Tranchina Kevin" w:date="2021-02-14T21:56:00Z"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18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</w:t>
        </w:r>
      </w:ins>
      <w:ins w:id="619" w:author="Tranchina Kevin" w:date="2021-02-14T21:30:00Z">
        <w:r w:rsidR="00297FBD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620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21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un CDR è generato ogni </w:t>
        </w:r>
      </w:ins>
      <w:ins w:id="622" w:author="Tranchina Kevin" w:date="2021-02-14T21:31:00Z"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23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volt</w:t>
        </w:r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24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a</w:t>
        </w:r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25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 xml:space="preserve"> </w:t>
        </w:r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26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che</w:t>
        </w:r>
      </w:ins>
      <w:ins w:id="627" w:author="Tranchina Kevin" w:date="2021-02-14T21:30:00Z"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28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</w:t>
        </w:r>
      </w:ins>
      <w:ins w:id="629" w:author="Tranchina Kevin" w:date="2021-02-14T21:31:00Z"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30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un utente riceve un </w:t>
        </w:r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31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SMS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632" w:author="Tranchina Kevin" w:date="2021-02-14T19:48:00Z"/>
          <w:rFonts w:asciiTheme="majorHAnsi" w:hAnsiTheme="majorHAnsi" w:cstheme="majorHAnsi"/>
          <w:color w:val="202124"/>
          <w:sz w:val="18"/>
          <w:szCs w:val="18"/>
          <w:shd w:val="clear" w:color="auto" w:fill="FFFFFF"/>
          <w:lang w:val="it-IT"/>
          <w:rPrChange w:id="633" w:author="Tranchina Kevin" w:date="2021-02-20T12:58:00Z">
            <w:rPr>
              <w:ins w:id="634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spellStart"/>
      <w:proofErr w:type="gramStart"/>
      <w:ins w:id="635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36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Smsout</w:t>
        </w:r>
      </w:ins>
      <w:proofErr w:type="spellEnd"/>
      <w:ins w:id="637" w:author="Tranchina Kevin" w:date="2021-02-14T21:31:00Z"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38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</w:t>
        </w:r>
        <w:r w:rsidR="00297FBD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639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297FBD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640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</w:t>
        </w:r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41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un CDR è generato ogni volta che un</w:t>
        </w:r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42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 xml:space="preserve"> utente riceve un SMS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643" w:author="Tranchina Kevin" w:date="2021-02-14T19:48:00Z"/>
          <w:rFonts w:asciiTheme="majorHAnsi" w:hAnsiTheme="majorHAnsi" w:cstheme="majorHAnsi"/>
          <w:color w:val="202124"/>
          <w:sz w:val="18"/>
          <w:szCs w:val="18"/>
          <w:shd w:val="clear" w:color="auto" w:fill="FFFFFF"/>
          <w:lang w:val="it-IT"/>
          <w:rPrChange w:id="644" w:author="Tranchina Kevin" w:date="2021-02-20T12:58:00Z">
            <w:rPr>
              <w:ins w:id="645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spellStart"/>
      <w:proofErr w:type="gramStart"/>
      <w:ins w:id="646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47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Callin</w:t>
        </w:r>
      </w:ins>
      <w:proofErr w:type="spellEnd"/>
      <w:ins w:id="648" w:author="Tranchina Kevin" w:date="2021-02-14T21:56:00Z"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49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</w:t>
        </w:r>
      </w:ins>
      <w:ins w:id="650" w:author="Tranchina Kevin" w:date="2021-02-14T21:32:00Z">
        <w:r w:rsidR="00297FBD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651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297FBD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652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</w:t>
        </w:r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53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un CDR è generato ogni </w:t>
        </w:r>
      </w:ins>
      <w:ins w:id="654" w:author="Tranchina Kevin" w:date="2021-02-14T21:34:00Z">
        <w:r w:rsidR="00297FBD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55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volta che </w:t>
        </w:r>
      </w:ins>
      <w:ins w:id="656" w:author="Tranchina Kevin" w:date="2021-02-14T21:47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57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riceve una chiamata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658" w:author="Tranchina Kevin" w:date="2021-02-14T19:48:00Z"/>
          <w:rFonts w:asciiTheme="majorHAnsi" w:hAnsiTheme="majorHAnsi" w:cstheme="majorHAnsi"/>
          <w:color w:val="202124"/>
          <w:sz w:val="18"/>
          <w:szCs w:val="18"/>
          <w:shd w:val="clear" w:color="auto" w:fill="FFFFFF"/>
          <w:lang w:val="it-IT"/>
          <w:rPrChange w:id="659" w:author="Tranchina Kevin" w:date="2021-02-20T12:58:00Z">
            <w:rPr>
              <w:ins w:id="660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spellStart"/>
      <w:proofErr w:type="gramStart"/>
      <w:ins w:id="661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62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Callout</w:t>
        </w:r>
      </w:ins>
      <w:proofErr w:type="spellEnd"/>
      <w:ins w:id="663" w:author="Tranchina Kevin" w:date="2021-02-14T21:56:00Z"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64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</w:t>
        </w:r>
      </w:ins>
      <w:ins w:id="665" w:author="Tranchina Kevin" w:date="2021-02-14T21:40:00Z">
        <w:r w:rsidR="00297FBD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666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297FBD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667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</w:t>
        </w:r>
      </w:ins>
      <w:ins w:id="668" w:author="Tranchina Kevin" w:date="2021-02-14T21:41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69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un CDR è generato ogni volta che </w:t>
        </w:r>
      </w:ins>
      <w:ins w:id="670" w:author="Tranchina Kevin" w:date="2021-02-14T21:45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71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un utente</w:t>
        </w:r>
      </w:ins>
      <w:ins w:id="672" w:author="Tranchina Kevin" w:date="2021-02-14T21:46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73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 xml:space="preserve"> </w:t>
        </w:r>
      </w:ins>
      <w:ins w:id="674" w:author="Tranchina Kevin" w:date="2021-02-14T21:47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75" w:author="Tranchina Kevin" w:date="2021-02-20T12:58:00Z">
              <w:rPr>
                <w:rFonts w:asciiTheme="majorHAnsi" w:hAnsiTheme="majorHAnsi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effettua una chiamata</w:t>
        </w:r>
      </w:ins>
    </w:p>
    <w:p w:rsidR="00C30F5E" w:rsidRPr="000B05B7" w:rsidRDefault="00C30F5E" w:rsidP="00C30F5E">
      <w:pPr>
        <w:pStyle w:val="ListParagraph"/>
        <w:numPr>
          <w:ilvl w:val="0"/>
          <w:numId w:val="12"/>
        </w:numPr>
        <w:rPr>
          <w:ins w:id="676" w:author="Tranchina Kevin" w:date="2021-02-14T19:48:00Z"/>
          <w:rFonts w:asciiTheme="majorHAnsi" w:hAnsiTheme="majorHAnsi" w:cstheme="majorHAnsi"/>
          <w:color w:val="202124"/>
          <w:szCs w:val="18"/>
          <w:shd w:val="clear" w:color="auto" w:fill="FFFFFF"/>
          <w:lang w:val="it-IT"/>
          <w:rPrChange w:id="677" w:author="Tranchina Kevin" w:date="2021-02-20T12:58:00Z">
            <w:rPr>
              <w:ins w:id="678" w:author="Tranchina Kevin" w:date="2021-02-14T19:48:00Z"/>
              <w:rFonts w:ascii="Arial" w:hAnsi="Arial" w:cs="Arial"/>
              <w:color w:val="202124"/>
              <w:sz w:val="18"/>
              <w:szCs w:val="18"/>
              <w:shd w:val="clear" w:color="auto" w:fill="FFFFFF"/>
            </w:rPr>
          </w:rPrChange>
        </w:rPr>
      </w:pPr>
      <w:proofErr w:type="gramStart"/>
      <w:ins w:id="679" w:author="Tranchina Kevin" w:date="2021-02-14T19:48:00Z">
        <w:r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80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Internet</w:t>
        </w:r>
      </w:ins>
      <w:ins w:id="681" w:author="Tranchina Kevin" w:date="2021-02-14T21:56:00Z">
        <w:r w:rsidR="006F39CA" w:rsidRPr="000B05B7">
          <w:rPr>
            <w:rFonts w:asciiTheme="majorHAnsi" w:hAnsiTheme="majorHAnsi" w:cstheme="majorHAnsi"/>
            <w:b/>
            <w:color w:val="202124"/>
            <w:szCs w:val="18"/>
            <w:shd w:val="clear" w:color="auto" w:fill="FFFFFF"/>
            <w:lang w:val="it-IT"/>
            <w:rPrChange w:id="682" w:author="Tranchina Kevin" w:date="2021-02-20T12:58:00Z">
              <w:rPr>
                <w:rFonts w:asciiTheme="majorHAnsi" w:hAnsiTheme="majorHAnsi" w:cs="Arial"/>
                <w:b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</w:t>
        </w:r>
      </w:ins>
      <w:ins w:id="683" w:author="Tranchina Kevin" w:date="2021-02-14T21:48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84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>:</w:t>
        </w:r>
        <w:proofErr w:type="gramEnd"/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85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 xml:space="preserve"> viene generato un CDR ogni volta</w:t>
        </w:r>
      </w:ins>
      <w:ins w:id="686" w:author="Tranchina Kevin" w:date="2021-02-14T21:49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87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</w:ins>
      <w:ins w:id="688" w:author="Tranchina Kevin" w:date="2021-02-14T21:48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89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>che un utente</w:t>
        </w:r>
      </w:ins>
      <w:ins w:id="690" w:author="Tranchina Kevin" w:date="2021-02-14T21:50:00Z">
        <w:r w:rsidR="00557DD1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91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avvia un</w:t>
        </w:r>
      </w:ins>
      <w:ins w:id="692" w:author="Tranchina Kevin" w:date="2021-02-14T21:52:00Z">
        <w:r w:rsidR="00557DD1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93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a</w:t>
        </w:r>
      </w:ins>
      <w:ins w:id="694" w:author="Tranchina Kevin" w:date="2021-02-14T21:50:00Z">
        <w:r w:rsidR="00557DD1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95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connessione internet o termina una connessione internet.</w:t>
        </w:r>
      </w:ins>
      <w:ins w:id="696" w:author="Tranchina Kevin" w:date="2021-02-14T21:51:00Z">
        <w:r w:rsidR="00557DD1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97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Se la stessa connessione dura più di 15 minuti o se l’utente trasferisce più di 5 </w:t>
        </w:r>
      </w:ins>
      <w:ins w:id="698" w:author="Tranchina Kevin" w:date="2021-02-14T21:52:00Z">
        <w:r w:rsidR="00557DD1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699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MB</w:t>
        </w:r>
      </w:ins>
      <w:ins w:id="700" w:author="Tranchina Kevin" w:date="2021-02-14T21:49:00Z">
        <w:r w:rsidR="00D57784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01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</w:rPr>
            </w:rPrChange>
          </w:rPr>
          <w:t xml:space="preserve"> </w:t>
        </w:r>
      </w:ins>
      <w:ins w:id="702" w:author="Tranchina Kevin" w:date="2021-02-14T21:52:00Z"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03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viene generato un nuovo </w:t>
        </w:r>
      </w:ins>
      <w:ins w:id="704" w:author="Tranchina Kevin" w:date="2021-02-14T21:53:00Z">
        <w:r w:rsidR="006F39CA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05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CDR.</w:t>
        </w:r>
      </w:ins>
    </w:p>
    <w:p w:rsidR="004C6AC9" w:rsidRPr="000B05B7" w:rsidRDefault="004C6AC9">
      <w:pPr>
        <w:rPr>
          <w:ins w:id="706" w:author="Tranchina Kevin" w:date="2021-02-14T19:49:00Z"/>
          <w:rFonts w:asciiTheme="majorHAnsi" w:hAnsiTheme="majorHAnsi" w:cstheme="majorHAnsi"/>
          <w:color w:val="202124"/>
          <w:sz w:val="18"/>
          <w:szCs w:val="18"/>
          <w:shd w:val="clear" w:color="auto" w:fill="FFFFFF"/>
          <w:lang w:val="it-IT"/>
          <w:rPrChange w:id="707" w:author="Tranchina Kevin" w:date="2021-02-20T12:58:00Z">
            <w:rPr>
              <w:ins w:id="708" w:author="Tranchina Kevin" w:date="2021-02-14T19:49:00Z"/>
              <w:rFonts w:ascii="Arial" w:hAnsi="Arial" w:cs="Arial"/>
              <w:color w:val="202124"/>
              <w:sz w:val="18"/>
              <w:szCs w:val="18"/>
              <w:shd w:val="clear" w:color="auto" w:fill="FFFFFF"/>
              <w:lang w:val="it-IT"/>
            </w:rPr>
          </w:rPrChange>
        </w:rPr>
        <w:pPrChange w:id="709" w:author="Tranchina Kevin" w:date="2021-02-14T19:48:00Z">
          <w:pPr>
            <w:pStyle w:val="ListParagraph"/>
            <w:numPr>
              <w:numId w:val="12"/>
            </w:numPr>
            <w:ind w:hanging="360"/>
          </w:pPr>
        </w:pPrChange>
      </w:pPr>
      <w:ins w:id="710" w:author="Tranchina Kevin" w:date="2021-02-14T19:48:00Z">
        <w:r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11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7 tabelle in formato </w:t>
        </w:r>
        <w:proofErr w:type="spellStart"/>
        <w:r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12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>csv</w:t>
        </w:r>
        <w:proofErr w:type="spellEnd"/>
        <w:r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13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dove sono contenute le informazioni sopra</w:t>
        </w:r>
      </w:ins>
      <w:ins w:id="714" w:author="Tranchina Kevin" w:date="2021-02-14T20:50:00Z">
        <w:r w:rsidR="0037133B"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15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 xml:space="preserve"> indicate, una tabella per </w:t>
        </w:r>
      </w:ins>
      <w:ins w:id="716" w:author="Tranchina Kevin" w:date="2021-02-14T19:48:00Z">
        <w:r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17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ogni giorno dal primo al </w:t>
        </w:r>
      </w:ins>
      <w:ins w:id="718" w:author="Tranchina Kevin" w:date="2021-02-14T19:49:00Z">
        <w:r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19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7</w:t>
        </w:r>
      </w:ins>
      <w:ins w:id="720" w:author="Tranchina Kevin" w:date="2021-02-14T19:48:00Z">
        <w:r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21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</w:rPr>
            </w:rPrChange>
          </w:rPr>
          <w:t xml:space="preserve"> novembre</w:t>
        </w:r>
      </w:ins>
      <w:ins w:id="722" w:author="Tranchina Kevin" w:date="2021-02-14T19:49:00Z">
        <w:r w:rsidRPr="000B05B7">
          <w:rPr>
            <w:rFonts w:asciiTheme="majorHAnsi" w:hAnsiTheme="majorHAnsi" w:cstheme="majorHAnsi"/>
            <w:color w:val="202124"/>
            <w:sz w:val="18"/>
            <w:szCs w:val="18"/>
            <w:shd w:val="clear" w:color="auto" w:fill="FFFFFF"/>
            <w:lang w:val="it-IT"/>
            <w:rPrChange w:id="723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 xml:space="preserve"> 2013.</w:t>
        </w:r>
      </w:ins>
    </w:p>
    <w:p w:rsidR="00611E03" w:rsidRPr="000B05B7" w:rsidRDefault="00611E03">
      <w:pPr>
        <w:rPr>
          <w:ins w:id="724" w:author="Tranchina Kevin" w:date="2021-02-14T23:36:00Z"/>
          <w:rFonts w:asciiTheme="majorHAnsi" w:hAnsiTheme="majorHAnsi" w:cstheme="majorHAnsi"/>
          <w:b/>
          <w:color w:val="202124"/>
          <w:sz w:val="24"/>
          <w:szCs w:val="18"/>
          <w:shd w:val="clear" w:color="auto" w:fill="FFFFFF"/>
          <w:lang w:val="it-IT"/>
          <w:rPrChange w:id="725" w:author="Tranchina Kevin" w:date="2021-02-20T12:58:00Z">
            <w:rPr>
              <w:ins w:id="726" w:author="Tranchina Kevin" w:date="2021-02-14T23:36:00Z"/>
              <w:rFonts w:asciiTheme="majorHAnsi" w:hAnsiTheme="majorHAnsi" w:cs="Arial"/>
              <w:b/>
              <w:color w:val="202124"/>
              <w:sz w:val="24"/>
              <w:szCs w:val="18"/>
              <w:shd w:val="clear" w:color="auto" w:fill="FFFFFF"/>
              <w:lang w:val="it-IT"/>
            </w:rPr>
          </w:rPrChange>
        </w:rPr>
        <w:pPrChange w:id="727" w:author="Tranchina Kevin" w:date="2021-02-14T19:48:00Z">
          <w:pPr>
            <w:pStyle w:val="ListParagraph"/>
            <w:numPr>
              <w:numId w:val="12"/>
            </w:numPr>
            <w:ind w:hanging="360"/>
          </w:pPr>
        </w:pPrChange>
      </w:pPr>
    </w:p>
    <w:p w:rsidR="00611E03" w:rsidRPr="000B05B7" w:rsidRDefault="00611E03">
      <w:pPr>
        <w:rPr>
          <w:ins w:id="728" w:author="Tranchina Kevin" w:date="2021-02-14T23:36:00Z"/>
          <w:rFonts w:asciiTheme="majorHAnsi" w:hAnsiTheme="majorHAnsi" w:cstheme="majorHAnsi"/>
          <w:b/>
          <w:color w:val="202124"/>
          <w:sz w:val="24"/>
          <w:szCs w:val="18"/>
          <w:shd w:val="clear" w:color="auto" w:fill="FFFFFF"/>
          <w:lang w:val="it-IT"/>
          <w:rPrChange w:id="729" w:author="Tranchina Kevin" w:date="2021-02-20T12:58:00Z">
            <w:rPr>
              <w:ins w:id="730" w:author="Tranchina Kevin" w:date="2021-02-14T23:36:00Z"/>
              <w:rFonts w:asciiTheme="majorHAnsi" w:hAnsiTheme="majorHAnsi" w:cs="Arial"/>
              <w:b/>
              <w:color w:val="202124"/>
              <w:sz w:val="24"/>
              <w:szCs w:val="18"/>
              <w:shd w:val="clear" w:color="auto" w:fill="FFFFFF"/>
              <w:lang w:val="it-IT"/>
            </w:rPr>
          </w:rPrChange>
        </w:rPr>
        <w:pPrChange w:id="731" w:author="Tranchina Kevin" w:date="2021-02-14T19:48:00Z">
          <w:pPr>
            <w:pStyle w:val="ListParagraph"/>
            <w:numPr>
              <w:numId w:val="12"/>
            </w:numPr>
            <w:ind w:hanging="360"/>
          </w:pPr>
        </w:pPrChange>
      </w:pPr>
    </w:p>
    <w:p w:rsidR="00611E03" w:rsidRPr="000B05B7" w:rsidRDefault="00611E03">
      <w:pPr>
        <w:rPr>
          <w:ins w:id="732" w:author="Tranchina Kevin" w:date="2021-02-14T23:36:00Z"/>
          <w:rFonts w:asciiTheme="majorHAnsi" w:hAnsiTheme="majorHAnsi" w:cstheme="majorHAnsi"/>
          <w:b/>
          <w:color w:val="202124"/>
          <w:sz w:val="24"/>
          <w:szCs w:val="18"/>
          <w:shd w:val="clear" w:color="auto" w:fill="FFFFFF"/>
          <w:lang w:val="it-IT"/>
          <w:rPrChange w:id="733" w:author="Tranchina Kevin" w:date="2021-02-20T12:58:00Z">
            <w:rPr>
              <w:ins w:id="734" w:author="Tranchina Kevin" w:date="2021-02-14T23:36:00Z"/>
              <w:rFonts w:asciiTheme="majorHAnsi" w:hAnsiTheme="majorHAnsi" w:cs="Arial"/>
              <w:b/>
              <w:color w:val="202124"/>
              <w:sz w:val="24"/>
              <w:szCs w:val="18"/>
              <w:shd w:val="clear" w:color="auto" w:fill="FFFFFF"/>
              <w:lang w:val="it-IT"/>
            </w:rPr>
          </w:rPrChange>
        </w:rPr>
        <w:pPrChange w:id="735" w:author="Tranchina Kevin" w:date="2021-02-14T19:48:00Z">
          <w:pPr>
            <w:pStyle w:val="ListParagraph"/>
            <w:numPr>
              <w:numId w:val="12"/>
            </w:numPr>
            <w:ind w:hanging="360"/>
          </w:pPr>
        </w:pPrChange>
      </w:pPr>
    </w:p>
    <w:p w:rsidR="004C6AC9" w:rsidRPr="000B05B7" w:rsidRDefault="004C6AC9">
      <w:pPr>
        <w:rPr>
          <w:ins w:id="736" w:author="Tranchina Kevin" w:date="2021-02-14T19:49:00Z"/>
          <w:rFonts w:asciiTheme="majorHAnsi" w:hAnsiTheme="majorHAnsi" w:cstheme="majorHAnsi"/>
          <w:b/>
          <w:color w:val="202124"/>
          <w:sz w:val="24"/>
          <w:szCs w:val="18"/>
          <w:shd w:val="clear" w:color="auto" w:fill="FFFFFF"/>
          <w:lang w:val="it-IT"/>
          <w:rPrChange w:id="737" w:author="Tranchina Kevin" w:date="2021-02-20T12:58:00Z">
            <w:rPr>
              <w:ins w:id="738" w:author="Tranchina Kevin" w:date="2021-02-14T19:49:00Z"/>
              <w:rFonts w:ascii="Arial" w:hAnsi="Arial" w:cs="Arial"/>
              <w:color w:val="202124"/>
              <w:szCs w:val="18"/>
              <w:shd w:val="clear" w:color="auto" w:fill="FFFFFF"/>
              <w:lang w:val="it-IT"/>
            </w:rPr>
          </w:rPrChange>
        </w:rPr>
        <w:pPrChange w:id="739" w:author="Tranchina Kevin" w:date="2021-02-14T19:48:00Z">
          <w:pPr>
            <w:pStyle w:val="ListParagraph"/>
            <w:numPr>
              <w:numId w:val="12"/>
            </w:numPr>
            <w:ind w:hanging="360"/>
          </w:pPr>
        </w:pPrChange>
      </w:pPr>
      <w:proofErr w:type="spellStart"/>
      <w:ins w:id="740" w:author="Tranchina Kevin" w:date="2021-02-14T19:49:00Z">
        <w:r w:rsidRPr="000B05B7">
          <w:rPr>
            <w:rFonts w:asciiTheme="majorHAnsi" w:hAnsiTheme="majorHAnsi" w:cstheme="majorHAnsi"/>
            <w:b/>
            <w:color w:val="202124"/>
            <w:sz w:val="24"/>
            <w:szCs w:val="18"/>
            <w:shd w:val="clear" w:color="auto" w:fill="FFFFFF"/>
            <w:lang w:val="it-IT"/>
            <w:rPrChange w:id="741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milano-</w:t>
        </w:r>
        <w:proofErr w:type="gramStart"/>
        <w:r w:rsidRPr="000B05B7">
          <w:rPr>
            <w:rFonts w:asciiTheme="majorHAnsi" w:hAnsiTheme="majorHAnsi" w:cstheme="majorHAnsi"/>
            <w:b/>
            <w:color w:val="202124"/>
            <w:sz w:val="24"/>
            <w:szCs w:val="18"/>
            <w:shd w:val="clear" w:color="auto" w:fill="FFFFFF"/>
            <w:lang w:val="it-IT"/>
            <w:rPrChange w:id="742" w:author="Tranchina Kevin" w:date="2021-02-20T12:58:00Z">
              <w:rPr>
                <w:rFonts w:ascii="Arial" w:hAnsi="Arial" w:cs="Arial"/>
                <w:color w:val="202124"/>
                <w:sz w:val="18"/>
                <w:szCs w:val="18"/>
                <w:shd w:val="clear" w:color="auto" w:fill="FFFFFF"/>
                <w:lang w:val="it-IT"/>
              </w:rPr>
            </w:rPrChange>
          </w:rPr>
          <w:t>grid.geojson</w:t>
        </w:r>
        <w:proofErr w:type="spellEnd"/>
        <w:proofErr w:type="gramEnd"/>
      </w:ins>
    </w:p>
    <w:p w:rsidR="001F5E5B" w:rsidRPr="000B05B7" w:rsidRDefault="004C6AC9">
      <w:pPr>
        <w:rPr>
          <w:ins w:id="743" w:author="Tranchina Kevin" w:date="2021-02-14T19:48:00Z"/>
          <w:rFonts w:asciiTheme="majorHAnsi" w:hAnsiTheme="majorHAnsi" w:cstheme="majorHAnsi"/>
          <w:color w:val="202124"/>
          <w:szCs w:val="18"/>
          <w:shd w:val="clear" w:color="auto" w:fill="FFFFFF"/>
          <w:lang w:val="it-IT"/>
          <w:rPrChange w:id="744" w:author="Tranchina Kevin" w:date="2021-02-20T12:58:00Z">
            <w:rPr>
              <w:ins w:id="745" w:author="Tranchina Kevin" w:date="2021-02-14T19:48:00Z"/>
              <w:shd w:val="clear" w:color="auto" w:fill="FFFFFF"/>
            </w:rPr>
          </w:rPrChange>
        </w:rPr>
        <w:pPrChange w:id="746" w:author="Tranchina Kevin" w:date="2021-02-14T19:48:00Z">
          <w:pPr>
            <w:pStyle w:val="ListParagraph"/>
            <w:numPr>
              <w:numId w:val="12"/>
            </w:numPr>
            <w:ind w:hanging="360"/>
          </w:pPr>
        </w:pPrChange>
      </w:pPr>
      <w:ins w:id="747" w:author="Tranchina Kevin" w:date="2021-02-14T19:50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48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Griglia in formato </w:t>
        </w:r>
        <w:proofErr w:type="spellStart"/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49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geojson</w:t>
        </w:r>
      </w:ins>
      <w:proofErr w:type="spellEnd"/>
      <w:ins w:id="750" w:author="Tranchina Kevin" w:date="2021-02-14T19:51:00Z">
        <w:r w:rsidR="0096175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51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.</w:t>
        </w:r>
      </w:ins>
      <w:ins w:id="752" w:author="Tranchina Kevin" w:date="2021-02-14T21:23:00Z">
        <w:r w:rsidR="0096175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53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br/>
        </w:r>
      </w:ins>
      <w:ins w:id="754" w:author="Tranchina Kevin" w:date="2021-02-14T19:50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55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Sono presenti 1000 celle (</w:t>
        </w:r>
        <w:r w:rsidR="0025553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56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2</w:t>
        </w:r>
      </w:ins>
      <w:ins w:id="757" w:author="Tranchina Kevin" w:date="2021-02-14T22:01:00Z">
        <w:r w:rsidR="0025553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58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35</w:t>
        </w:r>
      </w:ins>
      <w:ins w:id="759" w:author="Tranchina Kevin" w:date="2021-02-14T19:51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60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m</w:t>
        </w:r>
      </w:ins>
      <w:ins w:id="761" w:author="Tranchina Kevin" w:date="2021-02-14T19:50:00Z">
        <w:r w:rsidR="0025553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62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*23</w:t>
        </w:r>
      </w:ins>
      <w:ins w:id="763" w:author="Tranchina Kevin" w:date="2021-02-14T22:01:00Z">
        <w:r w:rsidR="0025553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64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5</w:t>
        </w:r>
      </w:ins>
      <w:ins w:id="765" w:author="Tranchina Kevin" w:date="2021-02-14T19:51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66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m</w:t>
        </w:r>
      </w:ins>
      <w:ins w:id="767" w:author="Tranchina Kevin" w:date="2021-02-14T19:50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68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)</w:t>
        </w:r>
      </w:ins>
      <w:ins w:id="769" w:author="Tranchina Kevin" w:date="2021-02-14T19:51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70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comprendent</w:t>
        </w:r>
      </w:ins>
      <w:ins w:id="771" w:author="Tranchina Kevin" w:date="2021-02-14T20:52:00Z">
        <w:r w:rsidR="0037133B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72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i</w:t>
        </w:r>
      </w:ins>
      <w:ins w:id="773" w:author="Tranchina Kevin" w:date="2021-02-14T19:51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74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</w:t>
        </w:r>
      </w:ins>
      <w:ins w:id="775" w:author="Tranchina Kevin" w:date="2021-02-14T20:52:00Z">
        <w:r w:rsidR="0037133B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76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il</w:t>
        </w:r>
      </w:ins>
      <w:ins w:id="777" w:author="Tranchina Kevin" w:date="2021-02-14T19:51:00Z"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78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comune di </w:t>
        </w:r>
        <w:proofErr w:type="spellStart"/>
        <w:r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79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milano</w:t>
        </w:r>
        <w:r w:rsidR="0096175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80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.</w:t>
        </w:r>
      </w:ins>
      <w:ins w:id="781" w:author="Tranchina Kevin" w:date="2021-02-14T21:24:00Z">
        <w:r w:rsidR="0096175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82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Come</w:t>
        </w:r>
        <w:proofErr w:type="spellEnd"/>
        <w:r w:rsidR="0096175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83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 xml:space="preserve"> id ritroviamo il </w:t>
        </w:r>
        <w:proofErr w:type="spellStart"/>
        <w:r w:rsidR="0096175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84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cellID</w:t>
        </w:r>
        <w:proofErr w:type="spellEnd"/>
        <w:r w:rsidR="00961758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85" w:author="Tranchina Kevin" w:date="2021-02-20T12:58:00Z">
              <w:rPr>
                <w:rFonts w:ascii="Arial" w:hAnsi="Arial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.</w:t>
        </w:r>
      </w:ins>
      <w:ins w:id="786" w:author="Tranchina Kevin" w:date="2021-02-14T22:01:00Z">
        <w:r w:rsidR="001F5E5B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87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br/>
          <w:t>Le coordinate sono espresse in WGS84 stand</w:t>
        </w:r>
      </w:ins>
      <w:ins w:id="788" w:author="Tranchina Kevin" w:date="2021-02-14T22:02:00Z">
        <w:r w:rsidR="001F5E5B" w:rsidRPr="000B05B7">
          <w:rPr>
            <w:rFonts w:asciiTheme="majorHAnsi" w:hAnsiTheme="majorHAnsi" w:cstheme="majorHAnsi"/>
            <w:color w:val="202124"/>
            <w:szCs w:val="18"/>
            <w:shd w:val="clear" w:color="auto" w:fill="FFFFFF"/>
            <w:lang w:val="it-IT"/>
            <w:rPrChange w:id="789" w:author="Tranchina Kevin" w:date="2021-02-20T12:58:00Z">
              <w:rPr>
                <w:rFonts w:asciiTheme="majorHAnsi" w:hAnsiTheme="majorHAnsi" w:cs="Arial"/>
                <w:color w:val="202124"/>
                <w:szCs w:val="18"/>
                <w:shd w:val="clear" w:color="auto" w:fill="FFFFFF"/>
                <w:lang w:val="it-IT"/>
              </w:rPr>
            </w:rPrChange>
          </w:rPr>
          <w:t>ard.</w:t>
        </w:r>
      </w:ins>
    </w:p>
    <w:p w:rsidR="002D4DE7" w:rsidRPr="000B05B7" w:rsidRDefault="0037133B">
      <w:pPr>
        <w:rPr>
          <w:ins w:id="790" w:author="Tranchina Kevin" w:date="2021-02-14T22:11:00Z"/>
          <w:rFonts w:asciiTheme="majorHAnsi" w:hAnsiTheme="majorHAnsi" w:cstheme="majorHAnsi"/>
          <w:b/>
          <w:sz w:val="20"/>
          <w:lang w:val="it-IT"/>
          <w:rPrChange w:id="791" w:author="Tranchina Kevin" w:date="2021-02-20T12:58:00Z">
            <w:rPr>
              <w:ins w:id="792" w:author="Tranchina Kevin" w:date="2021-02-14T22:11:00Z"/>
              <w:rFonts w:asciiTheme="majorHAnsi" w:hAnsiTheme="majorHAnsi"/>
              <w:b/>
              <w:sz w:val="20"/>
              <w:lang w:val="it-IT"/>
            </w:rPr>
          </w:rPrChange>
        </w:rPr>
      </w:pPr>
      <w:ins w:id="793" w:author="Tranchina Kevin" w:date="2021-02-14T20:52:00Z">
        <w:r w:rsidRPr="000B05B7">
          <w:rPr>
            <w:rFonts w:asciiTheme="majorHAnsi" w:hAnsiTheme="majorHAnsi" w:cstheme="majorHAnsi"/>
            <w:b/>
            <w:sz w:val="20"/>
            <w:lang w:val="it-IT"/>
            <w:rPrChange w:id="794" w:author="Tranchina Kevin" w:date="2021-02-20T12:58:00Z">
              <w:rPr>
                <w:rFonts w:ascii="Century Schoolbook" w:hAnsi="Century Schoolbook"/>
                <w:b/>
                <w:sz w:val="20"/>
                <w:lang w:val="it-IT"/>
              </w:rPr>
            </w:rPrChange>
          </w:rPr>
          <w:t>I</w:t>
        </w:r>
        <w:r w:rsidRPr="000B05B7">
          <w:rPr>
            <w:rFonts w:asciiTheme="majorHAnsi" w:hAnsiTheme="majorHAnsi" w:cstheme="majorHAnsi"/>
            <w:b/>
            <w:sz w:val="20"/>
            <w:lang w:val="it-IT"/>
            <w:rPrChange w:id="795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>stat</w:t>
        </w:r>
      </w:ins>
      <w:ins w:id="796" w:author="Tranchina Kevin" w:date="2021-02-14T22:03:00Z">
        <w:r w:rsidR="001F5E5B" w:rsidRPr="000B05B7">
          <w:rPr>
            <w:rFonts w:asciiTheme="majorHAnsi" w:hAnsiTheme="majorHAnsi" w:cstheme="majorHAnsi"/>
            <w:b/>
            <w:sz w:val="20"/>
            <w:lang w:val="it-IT"/>
            <w:rPrChange w:id="797" w:author="Tranchina Kevin" w:date="2021-02-20T12:58:00Z">
              <w:rPr>
                <w:rFonts w:asciiTheme="majorHAnsi" w:hAnsiTheme="majorHAnsi"/>
                <w:b/>
                <w:sz w:val="20"/>
                <w:lang w:val="it-IT"/>
              </w:rPr>
            </w:rPrChange>
          </w:rPr>
          <w:br/>
        </w:r>
      </w:ins>
      <w:ins w:id="798" w:author="Tranchina Kevin" w:date="2021-02-14T21:24:00Z">
        <w:r w:rsidR="00961758" w:rsidRPr="000B05B7">
          <w:rPr>
            <w:rFonts w:asciiTheme="majorHAnsi" w:hAnsiTheme="majorHAnsi" w:cstheme="majorHAnsi"/>
            <w:sz w:val="20"/>
            <w:lang w:val="it-IT"/>
            <w:rPrChange w:id="799" w:author="Tranchina Kevin" w:date="2021-02-20T12:58:00Z">
              <w:rPr>
                <w:rFonts w:ascii="Century Schoolbook" w:hAnsi="Century Schoolbook"/>
                <w:sz w:val="20"/>
                <w:lang w:val="it-IT"/>
              </w:rPr>
            </w:rPrChange>
          </w:rPr>
          <w:t>Densità abitativa del comune di Milano nel 2012.</w:t>
        </w:r>
      </w:ins>
    </w:p>
    <w:p w:rsidR="0063085C" w:rsidRPr="000B05B7" w:rsidRDefault="0063085C" w:rsidP="0063085C">
      <w:pPr>
        <w:rPr>
          <w:ins w:id="800" w:author="Tranchina Kevin" w:date="2021-02-14T22:24:00Z"/>
          <w:rFonts w:asciiTheme="majorHAnsi" w:hAnsiTheme="majorHAnsi" w:cstheme="majorHAnsi"/>
          <w:b/>
          <w:lang w:val="it-IT"/>
          <w:rPrChange w:id="801" w:author="Tranchina Kevin" w:date="2021-02-20T12:58:00Z">
            <w:rPr>
              <w:ins w:id="802" w:author="Tranchina Kevin" w:date="2021-02-14T22:24:00Z"/>
              <w:rFonts w:asciiTheme="majorHAnsi" w:hAnsiTheme="majorHAnsi"/>
              <w:b/>
              <w:sz w:val="32"/>
              <w:lang w:val="it-IT"/>
            </w:rPr>
          </w:rPrChange>
        </w:rPr>
      </w:pPr>
      <w:ins w:id="803" w:author="Tranchina Kevin" w:date="2021-02-14T22:24:00Z">
        <w:r w:rsidRPr="000B05B7">
          <w:rPr>
            <w:rFonts w:asciiTheme="majorHAnsi" w:hAnsiTheme="majorHAnsi" w:cstheme="majorHAnsi"/>
            <w:b/>
            <w:lang w:val="it-IT"/>
            <w:rPrChange w:id="804" w:author="Tranchina Kevin" w:date="2021-02-20T12:58:00Z">
              <w:rPr>
                <w:rFonts w:asciiTheme="majorHAnsi" w:hAnsiTheme="majorHAnsi"/>
                <w:b/>
                <w:sz w:val="32"/>
                <w:lang w:val="it-IT"/>
              </w:rPr>
            </w:rPrChange>
          </w:rPr>
          <w:t xml:space="preserve">1.3 </w:t>
        </w:r>
        <w:r w:rsidRPr="000B05B7">
          <w:rPr>
            <w:rFonts w:asciiTheme="majorHAnsi" w:hAnsiTheme="majorHAnsi" w:cstheme="majorHAnsi"/>
            <w:b/>
            <w:lang w:val="it-IT"/>
            <w:rPrChange w:id="805" w:author="Tranchina Kevin" w:date="2021-02-20T12:58:00Z">
              <w:rPr>
                <w:b/>
                <w:lang w:val="it-IT"/>
              </w:rPr>
            </w:rPrChange>
          </w:rPr>
          <w:t>Processo e metodi</w:t>
        </w:r>
      </w:ins>
    </w:p>
    <w:p w:rsidR="002D4DE7" w:rsidRPr="000B05B7" w:rsidRDefault="002D4DE7">
      <w:pPr>
        <w:rPr>
          <w:ins w:id="806" w:author="Tranchina Kevin" w:date="2021-02-14T22:11:00Z"/>
          <w:rFonts w:asciiTheme="majorHAnsi" w:hAnsiTheme="majorHAnsi" w:cstheme="majorHAnsi"/>
          <w:b/>
          <w:sz w:val="20"/>
          <w:lang w:val="it-IT"/>
          <w:rPrChange w:id="807" w:author="Tranchina Kevin" w:date="2021-02-20T12:58:00Z">
            <w:rPr>
              <w:ins w:id="808" w:author="Tranchina Kevin" w:date="2021-02-14T22:11:00Z"/>
              <w:rFonts w:asciiTheme="majorHAnsi" w:hAnsiTheme="majorHAnsi"/>
              <w:b/>
              <w:sz w:val="20"/>
              <w:lang w:val="it-IT"/>
            </w:rPr>
          </w:rPrChange>
        </w:rPr>
      </w:pPr>
    </w:p>
    <w:p w:rsidR="0063085C" w:rsidRPr="000B05B7" w:rsidRDefault="0063085C">
      <w:pPr>
        <w:rPr>
          <w:ins w:id="809" w:author="Tranchina Kevin" w:date="2021-02-14T22:25:00Z"/>
          <w:rFonts w:asciiTheme="majorHAnsi" w:hAnsiTheme="majorHAnsi" w:cstheme="majorHAnsi"/>
          <w:b/>
          <w:sz w:val="20"/>
          <w:lang w:val="it-IT"/>
          <w:rPrChange w:id="810" w:author="Tranchina Kevin" w:date="2021-02-20T12:58:00Z">
            <w:rPr>
              <w:ins w:id="811" w:author="Tranchina Kevin" w:date="2021-02-14T22:25:00Z"/>
              <w:rFonts w:asciiTheme="majorHAnsi" w:hAnsiTheme="majorHAnsi"/>
              <w:b/>
              <w:sz w:val="20"/>
              <w:lang w:val="it-IT"/>
            </w:rPr>
          </w:rPrChange>
        </w:rPr>
      </w:pPr>
      <w:ins w:id="812" w:author="Tranchina Kevin" w:date="2021-02-14T22:25:00Z">
        <w:r w:rsidRPr="000B05B7">
          <w:rPr>
            <w:rFonts w:asciiTheme="majorHAnsi" w:hAnsiTheme="majorHAnsi" w:cstheme="majorHAnsi"/>
            <w:b/>
            <w:sz w:val="20"/>
            <w:lang w:val="it-IT"/>
            <w:rPrChange w:id="813" w:author="Tranchina Kevin" w:date="2021-02-20T12:58:00Z">
              <w:rPr>
                <w:rFonts w:asciiTheme="majorHAnsi" w:hAnsiTheme="majorHAnsi"/>
                <w:b/>
                <w:sz w:val="20"/>
                <w:lang w:val="it-IT"/>
              </w:rPr>
            </w:rPrChange>
          </w:rPr>
          <w:br w:type="page"/>
        </w:r>
      </w:ins>
    </w:p>
    <w:p w:rsidR="00F7131F" w:rsidRPr="000B05B7" w:rsidDel="00F7131F" w:rsidRDefault="00F7131F">
      <w:pPr>
        <w:rPr>
          <w:del w:id="814" w:author="Tranchina Kevin" w:date="2021-02-13T00:28:00Z"/>
          <w:rFonts w:asciiTheme="majorHAnsi" w:hAnsiTheme="majorHAnsi" w:cstheme="majorHAnsi"/>
          <w:b/>
          <w:sz w:val="20"/>
          <w:lang w:val="it-IT"/>
          <w:rPrChange w:id="815" w:author="Tranchina Kevin" w:date="2021-02-20T12:58:00Z">
            <w:rPr>
              <w:del w:id="816" w:author="Tranchina Kevin" w:date="2021-02-13T00:28:00Z"/>
              <w:rFonts w:ascii="Century Schoolbook" w:hAnsi="Century Schoolbook"/>
              <w:b/>
              <w:sz w:val="32"/>
              <w:lang w:val="it-IT"/>
            </w:rPr>
          </w:rPrChange>
        </w:rPr>
        <w:pPrChange w:id="817" w:author="Tranchina Kevin" w:date="2021-02-13T00:29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3F79B1" w:rsidRPr="000B05B7" w:rsidDel="001F5E5B" w:rsidRDefault="003F79B1">
      <w:pPr>
        <w:rPr>
          <w:del w:id="818" w:author="Tranchina Kevin" w:date="2021-02-14T22:03:00Z"/>
          <w:rFonts w:asciiTheme="majorHAnsi" w:hAnsiTheme="majorHAnsi" w:cstheme="majorHAnsi"/>
          <w:b/>
          <w:sz w:val="16"/>
          <w:lang w:val="it-IT"/>
          <w:rPrChange w:id="819" w:author="Tranchina Kevin" w:date="2021-02-20T12:58:00Z">
            <w:rPr>
              <w:del w:id="820" w:author="Tranchina Kevin" w:date="2021-02-14T22:03:00Z"/>
              <w:b/>
              <w:lang w:val="it-IT"/>
            </w:rPr>
          </w:rPrChange>
        </w:rPr>
        <w:pPrChange w:id="821" w:author="Tranchina Kevin" w:date="2021-02-13T00:29:00Z">
          <w:pPr>
            <w:pStyle w:val="ListParagraph"/>
            <w:ind w:left="1800"/>
          </w:pPr>
        </w:pPrChange>
      </w:pPr>
    </w:p>
    <w:p w:rsidR="003F79B1" w:rsidRPr="000B05B7" w:rsidDel="001F5E5B" w:rsidRDefault="003F79B1">
      <w:pPr>
        <w:rPr>
          <w:del w:id="822" w:author="Tranchina Kevin" w:date="2021-02-14T22:03:00Z"/>
          <w:rFonts w:asciiTheme="majorHAnsi" w:hAnsiTheme="majorHAnsi" w:cstheme="majorHAnsi"/>
          <w:b/>
          <w:lang w:val="it-IT"/>
          <w:rPrChange w:id="823" w:author="Tranchina Kevin" w:date="2021-02-20T12:58:00Z">
            <w:rPr>
              <w:del w:id="824" w:author="Tranchina Kevin" w:date="2021-02-14T22:03:00Z"/>
              <w:rFonts w:ascii="Century Schoolbook" w:hAnsi="Century Schoolbook"/>
              <w:b/>
              <w:sz w:val="32"/>
              <w:lang w:val="it-IT"/>
            </w:rPr>
          </w:rPrChange>
        </w:rPr>
      </w:pPr>
      <w:del w:id="825" w:author="Tranchina Kevin" w:date="2021-02-13T11:07:00Z">
        <w:r w:rsidRPr="000B05B7" w:rsidDel="00AC67FE">
          <w:rPr>
            <w:rFonts w:asciiTheme="majorHAnsi" w:hAnsiTheme="majorHAnsi" w:cstheme="majorHAnsi"/>
            <w:b/>
            <w:lang w:val="it-IT"/>
            <w:rPrChange w:id="826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br w:type="page"/>
        </w:r>
      </w:del>
    </w:p>
    <w:p w:rsidR="003F79B1" w:rsidRPr="000B05B7" w:rsidRDefault="003F79B1" w:rsidP="003F79B1">
      <w:pPr>
        <w:rPr>
          <w:rFonts w:asciiTheme="majorHAnsi" w:hAnsiTheme="majorHAnsi" w:cstheme="majorHAnsi"/>
          <w:b/>
          <w:sz w:val="32"/>
          <w:lang w:val="it-IT"/>
          <w:rPrChange w:id="827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</w:pPr>
      <w:r w:rsidRPr="000B05B7">
        <w:rPr>
          <w:rFonts w:asciiTheme="majorHAnsi" w:hAnsiTheme="majorHAnsi" w:cstheme="majorHAnsi"/>
          <w:b/>
          <w:sz w:val="32"/>
          <w:lang w:val="it-IT"/>
          <w:rPrChange w:id="828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 xml:space="preserve">2 Data </w:t>
      </w:r>
      <w:proofErr w:type="spellStart"/>
      <w:r w:rsidRPr="000B05B7">
        <w:rPr>
          <w:rFonts w:asciiTheme="majorHAnsi" w:hAnsiTheme="majorHAnsi" w:cstheme="majorHAnsi"/>
          <w:b/>
          <w:sz w:val="32"/>
          <w:lang w:val="it-IT"/>
          <w:rPrChange w:id="829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>Visualization</w:t>
      </w:r>
      <w:proofErr w:type="spellEnd"/>
    </w:p>
    <w:p w:rsidR="003F79B1" w:rsidRPr="000B05B7" w:rsidRDefault="006A0A7A" w:rsidP="003F79B1">
      <w:pPr>
        <w:rPr>
          <w:rFonts w:asciiTheme="majorHAnsi" w:hAnsiTheme="majorHAnsi" w:cstheme="majorHAnsi"/>
          <w:sz w:val="32"/>
          <w:lang w:val="it-IT"/>
          <w:rPrChange w:id="830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</w:pPr>
      <w:ins w:id="831" w:author="Tranchina Kevin" w:date="2021-02-19T21:49:00Z">
        <w:r w:rsidRPr="000B05B7">
          <w:rPr>
            <w:rFonts w:asciiTheme="majorHAnsi" w:hAnsiTheme="majorHAnsi" w:cstheme="majorHAnsi"/>
            <w:lang w:val="it-IT"/>
            <w:rPrChange w:id="83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Per lo sviluppo del</w:t>
        </w:r>
      </w:ins>
      <w:ins w:id="833" w:author="Tranchina Kevin" w:date="2021-02-19T21:52:00Z">
        <w:r w:rsidRPr="000B05B7">
          <w:rPr>
            <w:rFonts w:asciiTheme="majorHAnsi" w:hAnsiTheme="majorHAnsi" w:cstheme="majorHAnsi"/>
            <w:lang w:val="it-IT"/>
            <w:rPrChange w:id="83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la</w:t>
        </w:r>
      </w:ins>
      <w:ins w:id="835" w:author="Tranchina Kevin" w:date="2021-02-19T21:49:00Z">
        <w:r w:rsidRPr="000B05B7">
          <w:rPr>
            <w:rFonts w:asciiTheme="majorHAnsi" w:hAnsiTheme="majorHAnsi" w:cstheme="majorHAnsi"/>
            <w:lang w:val="it-IT"/>
            <w:rPrChange w:id="83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parte di visualizzazione è stato utilizzato </w:t>
        </w:r>
      </w:ins>
      <w:proofErr w:type="spellStart"/>
      <w:ins w:id="837" w:author="Tranchina Kevin" w:date="2021-02-13T10:49:00Z">
        <w:r w:rsidR="00D23344" w:rsidRPr="000B05B7">
          <w:rPr>
            <w:rFonts w:asciiTheme="majorHAnsi" w:hAnsiTheme="majorHAnsi" w:cstheme="majorHAnsi"/>
            <w:lang w:val="it-IT"/>
            <w:rPrChange w:id="838" w:author="Tranchina Kevin" w:date="2021-02-20T12:58:00Z">
              <w:rPr>
                <w:rFonts w:ascii="Century Schoolbook" w:hAnsi="Century Schoolbook"/>
                <w:sz w:val="24"/>
                <w:lang w:val="it-IT"/>
              </w:rPr>
            </w:rPrChange>
          </w:rPr>
          <w:t>Qlik</w:t>
        </w:r>
      </w:ins>
      <w:proofErr w:type="spellEnd"/>
      <w:ins w:id="839" w:author="Tranchina Kevin" w:date="2021-02-19T21:50:00Z">
        <w:r w:rsidRPr="000B05B7">
          <w:rPr>
            <w:rFonts w:asciiTheme="majorHAnsi" w:hAnsiTheme="majorHAnsi" w:cstheme="majorHAnsi"/>
            <w:lang w:val="it-IT"/>
            <w:rPrChange w:id="84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84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Sense</w:t>
        </w:r>
      </w:ins>
      <w:proofErr w:type="spellEnd"/>
      <w:ins w:id="842" w:author="Tranchina Kevin" w:date="2021-02-19T21:51:00Z">
        <w:r w:rsidRPr="000B05B7">
          <w:rPr>
            <w:rFonts w:asciiTheme="majorHAnsi" w:hAnsiTheme="majorHAnsi" w:cstheme="majorHAnsi"/>
            <w:lang w:val="it-IT"/>
            <w:rPrChange w:id="84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, </w:t>
        </w:r>
        <w:proofErr w:type="gramStart"/>
        <w:r w:rsidRPr="000B05B7">
          <w:rPr>
            <w:rFonts w:asciiTheme="majorHAnsi" w:hAnsiTheme="majorHAnsi" w:cstheme="majorHAnsi"/>
            <w:lang w:val="it-IT"/>
            <w:rPrChange w:id="84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un piattaforma</w:t>
        </w:r>
        <w:proofErr w:type="gramEnd"/>
        <w:r w:rsidRPr="000B05B7">
          <w:rPr>
            <w:rFonts w:asciiTheme="majorHAnsi" w:hAnsiTheme="majorHAnsi" w:cstheme="majorHAnsi"/>
            <w:lang w:val="it-IT"/>
            <w:rPrChange w:id="84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</w:ins>
      <w:ins w:id="846" w:author="Tranchina Kevin" w:date="2021-02-19T21:52:00Z">
        <w:r w:rsidRPr="000B05B7">
          <w:rPr>
            <w:rFonts w:asciiTheme="majorHAnsi" w:hAnsiTheme="majorHAnsi" w:cstheme="majorHAnsi"/>
            <w:lang w:val="it-IT"/>
            <w:rPrChange w:id="84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proprietaria </w:t>
        </w:r>
      </w:ins>
      <w:ins w:id="848" w:author="Tranchina Kevin" w:date="2021-02-19T21:51:00Z">
        <w:r w:rsidRPr="000B05B7">
          <w:rPr>
            <w:rFonts w:asciiTheme="majorHAnsi" w:hAnsiTheme="majorHAnsi" w:cstheme="majorHAnsi"/>
            <w:lang w:val="it-IT"/>
            <w:rPrChange w:id="84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per le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85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analytics</w:t>
        </w:r>
        <w:proofErr w:type="spellEnd"/>
        <w:r w:rsidRPr="000B05B7">
          <w:rPr>
            <w:rFonts w:asciiTheme="majorHAnsi" w:hAnsiTheme="majorHAnsi" w:cstheme="majorHAnsi"/>
            <w:lang w:val="it-IT"/>
            <w:rPrChange w:id="85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. </w:t>
        </w:r>
      </w:ins>
      <w:proofErr w:type="gramStart"/>
      <w:ins w:id="852" w:author="Tranchina Kevin" w:date="2021-02-19T21:52:00Z">
        <w:r w:rsidRPr="000B05B7">
          <w:rPr>
            <w:rFonts w:asciiTheme="majorHAnsi" w:hAnsiTheme="majorHAnsi" w:cstheme="majorHAnsi"/>
            <w:lang w:val="it-IT"/>
            <w:rPrChange w:id="85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E’</w:t>
        </w:r>
        <w:proofErr w:type="gramEnd"/>
        <w:r w:rsidRPr="000B05B7">
          <w:rPr>
            <w:rFonts w:asciiTheme="majorHAnsi" w:hAnsiTheme="majorHAnsi" w:cstheme="majorHAnsi"/>
            <w:lang w:val="it-IT"/>
            <w:rPrChange w:id="85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stata utilizzata nella sua forma gratuita per una prova complessiva di 30 giorni.</w:t>
        </w:r>
      </w:ins>
    </w:p>
    <w:p w:rsidR="003F79B1" w:rsidRPr="000B05B7" w:rsidDel="00AF421B" w:rsidRDefault="003F79B1" w:rsidP="003F79B1">
      <w:pPr>
        <w:rPr>
          <w:del w:id="855" w:author="Tranchina Kevin" w:date="2021-02-19T22:13:00Z"/>
          <w:rFonts w:asciiTheme="majorHAnsi" w:hAnsiTheme="majorHAnsi" w:cstheme="majorHAnsi"/>
          <w:b/>
          <w:sz w:val="32"/>
          <w:lang w:val="it-IT"/>
          <w:rPrChange w:id="856" w:author="Tranchina Kevin" w:date="2021-02-20T12:58:00Z">
            <w:rPr>
              <w:del w:id="857" w:author="Tranchina Kevin" w:date="2021-02-19T22:13:00Z"/>
              <w:rFonts w:ascii="Century Schoolbook" w:hAnsi="Century Schoolbook"/>
              <w:b/>
              <w:sz w:val="32"/>
              <w:lang w:val="it-IT"/>
            </w:rPr>
          </w:rPrChange>
        </w:rPr>
      </w:pPr>
    </w:p>
    <w:p w:rsidR="003F79B1" w:rsidRPr="000B05B7" w:rsidRDefault="003F79B1">
      <w:pPr>
        <w:pStyle w:val="ListParagraph"/>
        <w:numPr>
          <w:ilvl w:val="1"/>
          <w:numId w:val="20"/>
        </w:numPr>
        <w:rPr>
          <w:ins w:id="858" w:author="Tranchina Kevin" w:date="2021-02-13T00:02:00Z"/>
          <w:rFonts w:asciiTheme="majorHAnsi" w:hAnsiTheme="majorHAnsi" w:cstheme="majorHAnsi"/>
          <w:b/>
          <w:sz w:val="32"/>
          <w:lang w:val="it-IT"/>
          <w:rPrChange w:id="859" w:author="Tranchina Kevin" w:date="2021-02-20T12:58:00Z">
            <w:rPr>
              <w:ins w:id="860" w:author="Tranchina Kevin" w:date="2021-02-13T00:02:00Z"/>
              <w:lang w:val="it-IT"/>
            </w:rPr>
          </w:rPrChange>
        </w:rPr>
        <w:pPrChange w:id="861" w:author="Tranchina Kevin" w:date="2021-02-14T23:3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r w:rsidRPr="000B05B7">
        <w:rPr>
          <w:rFonts w:asciiTheme="majorHAnsi" w:hAnsiTheme="majorHAnsi" w:cstheme="majorHAnsi"/>
          <w:b/>
          <w:sz w:val="32"/>
          <w:lang w:val="it-IT"/>
          <w:rPrChange w:id="862" w:author="Tranchina Kevin" w:date="2021-02-20T12:58:00Z">
            <w:rPr>
              <w:lang w:val="it-IT"/>
            </w:rPr>
          </w:rPrChange>
        </w:rPr>
        <w:t>Prima Visualizzazione</w:t>
      </w:r>
    </w:p>
    <w:p w:rsidR="006A0A7A" w:rsidRPr="000B05B7" w:rsidRDefault="006A0A7A">
      <w:pPr>
        <w:pStyle w:val="ListParagraph"/>
        <w:ind w:left="862"/>
        <w:rPr>
          <w:ins w:id="863" w:author="Tranchina Kevin" w:date="2021-02-19T21:54:00Z"/>
          <w:rFonts w:asciiTheme="majorHAnsi" w:hAnsiTheme="majorHAnsi" w:cstheme="majorHAnsi"/>
          <w:lang w:val="it-IT"/>
          <w:rPrChange w:id="864" w:author="Tranchina Kevin" w:date="2021-02-20T12:58:00Z">
            <w:rPr>
              <w:ins w:id="865" w:author="Tranchina Kevin" w:date="2021-02-19T21:54:00Z"/>
              <w:rFonts w:ascii="Century Schoolbook" w:hAnsi="Century Schoolbook"/>
              <w:lang w:val="it-IT"/>
            </w:rPr>
          </w:rPrChange>
        </w:rPr>
        <w:pPrChange w:id="866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867" w:author="Tranchina Kevin" w:date="2021-02-19T21:53:00Z">
        <w:r w:rsidRPr="000B05B7">
          <w:rPr>
            <w:rFonts w:asciiTheme="majorHAnsi" w:hAnsiTheme="majorHAnsi" w:cstheme="majorHAnsi"/>
            <w:lang w:val="it-IT"/>
            <w:rPrChange w:id="86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La prima visualizzazione è un</w:t>
        </w:r>
      </w:ins>
      <w:ins w:id="869" w:author="Tranchina Kevin" w:date="2021-02-19T22:02:00Z">
        <w:r w:rsidR="00681DC7" w:rsidRPr="000B05B7">
          <w:rPr>
            <w:rFonts w:asciiTheme="majorHAnsi" w:hAnsiTheme="majorHAnsi" w:cstheme="majorHAnsi"/>
            <w:lang w:val="it-IT"/>
            <w:rPrChange w:id="87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</w:t>
        </w:r>
      </w:ins>
      <w:ins w:id="871" w:author="Tranchina Kevin" w:date="2021-02-19T21:53:00Z">
        <w:r w:rsidRPr="000B05B7">
          <w:rPr>
            <w:rFonts w:asciiTheme="majorHAnsi" w:hAnsiTheme="majorHAnsi" w:cstheme="majorHAnsi"/>
            <w:lang w:val="it-IT"/>
            <w:rPrChange w:id="87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87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heatmap</w:t>
        </w:r>
        <w:proofErr w:type="spellEnd"/>
        <w:r w:rsidRPr="000B05B7">
          <w:rPr>
            <w:rFonts w:asciiTheme="majorHAnsi" w:hAnsiTheme="majorHAnsi" w:cstheme="majorHAnsi"/>
            <w:lang w:val="it-IT"/>
            <w:rPrChange w:id="87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. </w:t>
        </w:r>
      </w:ins>
    </w:p>
    <w:p w:rsidR="00681DC7" w:rsidRPr="000B05B7" w:rsidRDefault="00681DC7">
      <w:pPr>
        <w:pStyle w:val="ListParagraph"/>
        <w:ind w:left="862"/>
        <w:rPr>
          <w:ins w:id="875" w:author="Tranchina Kevin" w:date="2021-02-19T22:01:00Z"/>
          <w:rFonts w:asciiTheme="majorHAnsi" w:hAnsiTheme="majorHAnsi" w:cstheme="majorHAnsi"/>
          <w:lang w:val="it-IT"/>
          <w:rPrChange w:id="876" w:author="Tranchina Kevin" w:date="2021-02-20T12:58:00Z">
            <w:rPr>
              <w:ins w:id="877" w:author="Tranchina Kevin" w:date="2021-02-19T22:01:00Z"/>
              <w:rFonts w:ascii="Century Schoolbook" w:hAnsi="Century Schoolbook"/>
              <w:lang w:val="it-IT"/>
            </w:rPr>
          </w:rPrChange>
        </w:rPr>
        <w:pPrChange w:id="878" w:author="Tranchina Kevin" w:date="2021-02-19T22:0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879" w:author="Tranchina Kevin" w:date="2021-02-19T21:54:00Z">
        <w:r w:rsidRPr="000B05B7">
          <w:rPr>
            <w:rFonts w:asciiTheme="majorHAnsi" w:hAnsiTheme="majorHAnsi" w:cstheme="majorHAnsi"/>
            <w:lang w:val="it-IT"/>
            <w:rPrChange w:id="88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Partiamo dai</w:t>
        </w:r>
        <w:r w:rsidR="006A0A7A" w:rsidRPr="000B05B7">
          <w:rPr>
            <w:rFonts w:asciiTheme="majorHAnsi" w:hAnsiTheme="majorHAnsi" w:cstheme="majorHAnsi"/>
            <w:lang w:val="it-IT"/>
            <w:rPrChange w:id="88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dati mostrat</w:t>
        </w:r>
      </w:ins>
      <w:ins w:id="882" w:author="Tranchina Kevin" w:date="2021-02-19T22:05:00Z">
        <w:r w:rsidRPr="000B05B7">
          <w:rPr>
            <w:rFonts w:asciiTheme="majorHAnsi" w:hAnsiTheme="majorHAnsi" w:cstheme="majorHAnsi"/>
            <w:lang w:val="it-IT"/>
            <w:rPrChange w:id="88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</w:t>
        </w:r>
      </w:ins>
      <w:ins w:id="884" w:author="Tranchina Kevin" w:date="2021-02-19T21:54:00Z">
        <w:r w:rsidR="006A0A7A" w:rsidRPr="000B05B7">
          <w:rPr>
            <w:rFonts w:asciiTheme="majorHAnsi" w:hAnsiTheme="majorHAnsi" w:cstheme="majorHAnsi"/>
            <w:lang w:val="it-IT"/>
            <w:rPrChange w:id="88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.</w:t>
        </w:r>
      </w:ins>
      <w:ins w:id="886" w:author="Tranchina Kevin" w:date="2021-02-19T22:05:00Z">
        <w:r w:rsidRPr="000B05B7">
          <w:rPr>
            <w:rFonts w:asciiTheme="majorHAnsi" w:hAnsiTheme="majorHAnsi" w:cstheme="majorHAnsi"/>
            <w:lang w:val="it-IT"/>
            <w:rPrChange w:id="88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br/>
        </w:r>
      </w:ins>
      <w:ins w:id="888" w:author="Tranchina Kevin" w:date="2021-02-19T21:54:00Z">
        <w:r w:rsidR="006A0A7A" w:rsidRPr="000B05B7">
          <w:rPr>
            <w:rFonts w:asciiTheme="majorHAnsi" w:hAnsiTheme="majorHAnsi" w:cstheme="majorHAnsi"/>
            <w:lang w:val="it-IT"/>
            <w:rPrChange w:id="88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E’ possibile vedere all’interno della mappa</w:t>
        </w:r>
        <w:r w:rsidRPr="000B05B7">
          <w:rPr>
            <w:rFonts w:asciiTheme="majorHAnsi" w:hAnsiTheme="majorHAnsi" w:cstheme="majorHAnsi"/>
            <w:lang w:val="it-IT"/>
            <w:rPrChange w:id="89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, </w:t>
        </w:r>
      </w:ins>
      <w:ins w:id="891" w:author="Tranchina Kevin" w:date="2021-02-19T22:06:00Z">
        <w:r w:rsidRPr="000B05B7">
          <w:rPr>
            <w:rFonts w:asciiTheme="majorHAnsi" w:hAnsiTheme="majorHAnsi" w:cstheme="majorHAnsi"/>
            <w:lang w:val="it-IT"/>
            <w:rPrChange w:id="89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filtrandoli tramite</w:t>
        </w:r>
      </w:ins>
      <w:ins w:id="893" w:author="Tranchina Kevin" w:date="2021-02-19T22:00:00Z">
        <w:r w:rsidRPr="000B05B7">
          <w:rPr>
            <w:rFonts w:asciiTheme="majorHAnsi" w:hAnsiTheme="majorHAnsi" w:cstheme="majorHAnsi"/>
            <w:lang w:val="it-IT"/>
            <w:rPrChange w:id="89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menù </w:t>
        </w:r>
      </w:ins>
      <w:ins w:id="895" w:author="Tranchina Kevin" w:date="2021-02-19T22:06:00Z">
        <w:r w:rsidRPr="000B05B7">
          <w:rPr>
            <w:rFonts w:asciiTheme="majorHAnsi" w:hAnsiTheme="majorHAnsi" w:cstheme="majorHAnsi"/>
            <w:lang w:val="it-IT"/>
            <w:rPrChange w:id="89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a scelta </w:t>
        </w:r>
      </w:ins>
      <w:ins w:id="897" w:author="Tranchina Kevin" w:date="2021-02-19T22:00:00Z">
        <w:r w:rsidRPr="000B05B7">
          <w:rPr>
            <w:rFonts w:asciiTheme="majorHAnsi" w:hAnsiTheme="majorHAnsi" w:cstheme="majorHAnsi"/>
            <w:lang w:val="it-IT"/>
            <w:rPrChange w:id="89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 destra del grafico</w:t>
        </w:r>
      </w:ins>
      <w:ins w:id="899" w:author="Tranchina Kevin" w:date="2021-02-19T22:06:00Z">
        <w:r w:rsidRPr="000B05B7">
          <w:rPr>
            <w:rFonts w:asciiTheme="majorHAnsi" w:hAnsiTheme="majorHAnsi" w:cstheme="majorHAnsi"/>
            <w:lang w:val="it-IT"/>
            <w:rPrChange w:id="90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i seguenti dati</w:t>
        </w:r>
      </w:ins>
      <w:ins w:id="901" w:author="Tranchina Kevin" w:date="2021-02-19T22:07:00Z">
        <w:r w:rsidRPr="000B05B7">
          <w:rPr>
            <w:rFonts w:asciiTheme="majorHAnsi" w:hAnsiTheme="majorHAnsi" w:cstheme="majorHAnsi"/>
            <w:lang w:val="it-IT"/>
            <w:rPrChange w:id="90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ad una specifica ora</w:t>
        </w:r>
      </w:ins>
      <w:ins w:id="903" w:author="Tranchina Kevin" w:date="2021-02-19T22:00:00Z">
        <w:r w:rsidRPr="000B05B7">
          <w:rPr>
            <w:rFonts w:asciiTheme="majorHAnsi" w:hAnsiTheme="majorHAnsi" w:cstheme="majorHAnsi"/>
            <w:lang w:val="it-IT"/>
            <w:rPrChange w:id="90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:</w:t>
        </w:r>
      </w:ins>
    </w:p>
    <w:p w:rsidR="00681DC7" w:rsidRPr="000B05B7" w:rsidRDefault="00681DC7">
      <w:pPr>
        <w:pStyle w:val="ListParagraph"/>
        <w:ind w:left="862"/>
        <w:rPr>
          <w:ins w:id="905" w:author="Tranchina Kevin" w:date="2021-02-19T22:00:00Z"/>
          <w:rFonts w:asciiTheme="majorHAnsi" w:hAnsiTheme="majorHAnsi" w:cstheme="majorHAnsi"/>
          <w:lang w:val="it-IT"/>
          <w:rPrChange w:id="906" w:author="Tranchina Kevin" w:date="2021-02-20T12:58:00Z">
            <w:rPr>
              <w:ins w:id="907" w:author="Tranchina Kevin" w:date="2021-02-19T22:00:00Z"/>
              <w:rFonts w:ascii="Century Schoolbook" w:hAnsi="Century Schoolbook"/>
              <w:lang w:val="it-IT"/>
            </w:rPr>
          </w:rPrChange>
        </w:rPr>
        <w:pPrChange w:id="908" w:author="Tranchina Kevin" w:date="2021-02-19T22:0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681DC7" w:rsidRPr="000B05B7" w:rsidRDefault="006A0A7A">
      <w:pPr>
        <w:pStyle w:val="ListParagraph"/>
        <w:numPr>
          <w:ilvl w:val="0"/>
          <w:numId w:val="21"/>
        </w:numPr>
        <w:rPr>
          <w:ins w:id="909" w:author="Tranchina Kevin" w:date="2021-02-19T22:01:00Z"/>
          <w:rFonts w:asciiTheme="majorHAnsi" w:hAnsiTheme="majorHAnsi" w:cstheme="majorHAnsi"/>
          <w:lang w:val="it-IT"/>
          <w:rPrChange w:id="910" w:author="Tranchina Kevin" w:date="2021-02-20T12:58:00Z">
            <w:rPr>
              <w:ins w:id="911" w:author="Tranchina Kevin" w:date="2021-02-19T22:01:00Z"/>
              <w:rFonts w:ascii="Century Schoolbook" w:hAnsi="Century Schoolbook"/>
              <w:lang w:val="it-IT"/>
            </w:rPr>
          </w:rPrChange>
        </w:rPr>
        <w:pPrChange w:id="912" w:author="Tranchina Kevin" w:date="2021-02-19T22:0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913" w:author="Tranchina Kevin" w:date="2021-02-19T21:56:00Z">
        <w:r w:rsidRPr="000B05B7">
          <w:rPr>
            <w:rFonts w:asciiTheme="majorHAnsi" w:hAnsiTheme="majorHAnsi" w:cstheme="majorHAnsi"/>
            <w:i/>
            <w:lang w:val="it-IT"/>
            <w:rPrChange w:id="91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“</w:t>
        </w:r>
      </w:ins>
      <w:ins w:id="915" w:author="Tranchina Kevin" w:date="2021-02-19T21:54:00Z">
        <w:r w:rsidRPr="000B05B7">
          <w:rPr>
            <w:rFonts w:asciiTheme="majorHAnsi" w:hAnsiTheme="majorHAnsi" w:cstheme="majorHAnsi"/>
            <w:i/>
            <w:lang w:val="it-IT"/>
            <w:rPrChange w:id="91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internet</w:t>
        </w:r>
      </w:ins>
      <w:ins w:id="917" w:author="Tranchina Kevin" w:date="2021-02-19T21:56:00Z">
        <w:r w:rsidRPr="000B05B7">
          <w:rPr>
            <w:rFonts w:asciiTheme="majorHAnsi" w:hAnsiTheme="majorHAnsi" w:cstheme="majorHAnsi"/>
            <w:i/>
            <w:lang w:val="it-IT"/>
            <w:rPrChange w:id="91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”</w:t>
        </w:r>
      </w:ins>
      <w:ins w:id="919" w:author="Tranchina Kevin" w:date="2021-02-19T22:07:00Z">
        <w:r w:rsidR="00681DC7" w:rsidRPr="000B05B7">
          <w:rPr>
            <w:rFonts w:asciiTheme="majorHAnsi" w:hAnsiTheme="majorHAnsi" w:cstheme="majorHAnsi"/>
            <w:i/>
            <w:lang w:val="it-IT"/>
            <w:rPrChange w:id="920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,</w:t>
        </w:r>
      </w:ins>
      <w:ins w:id="921" w:author="Tranchina Kevin" w:date="2021-02-19T21:54:00Z">
        <w:r w:rsidRPr="000B05B7">
          <w:rPr>
            <w:rFonts w:asciiTheme="majorHAnsi" w:hAnsiTheme="majorHAnsi" w:cstheme="majorHAnsi"/>
            <w:lang w:val="it-IT"/>
            <w:rPrChange w:id="922" w:author="Tranchina Kevin" w:date="2021-02-20T12:58:00Z">
              <w:rPr>
                <w:lang w:val="it-IT"/>
              </w:rPr>
            </w:rPrChange>
          </w:rPr>
          <w:t xml:space="preserve"> </w:t>
        </w:r>
      </w:ins>
      <w:ins w:id="923" w:author="Tranchina Kevin" w:date="2021-02-19T22:07:00Z">
        <w:r w:rsidR="00681DC7" w:rsidRPr="000B05B7">
          <w:rPr>
            <w:rFonts w:asciiTheme="majorHAnsi" w:hAnsiTheme="majorHAnsi" w:cstheme="majorHAnsi"/>
            <w:lang w:val="it-IT"/>
            <w:rPrChange w:id="92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colonna internet </w:t>
        </w:r>
      </w:ins>
      <w:ins w:id="925" w:author="Tranchina Kevin" w:date="2021-02-19T21:54:00Z">
        <w:r w:rsidRPr="000B05B7">
          <w:rPr>
            <w:rFonts w:asciiTheme="majorHAnsi" w:hAnsiTheme="majorHAnsi" w:cstheme="majorHAnsi"/>
            <w:lang w:val="it-IT"/>
            <w:rPrChange w:id="926" w:author="Tranchina Kevin" w:date="2021-02-20T12:58:00Z">
              <w:rPr>
                <w:lang w:val="it-IT"/>
              </w:rPr>
            </w:rPrChange>
          </w:rPr>
          <w:t xml:space="preserve">di una </w:t>
        </w:r>
      </w:ins>
      <w:ins w:id="927" w:author="Tranchina Kevin" w:date="2021-02-19T22:07:00Z">
        <w:r w:rsidR="00681DC7" w:rsidRPr="000B05B7">
          <w:rPr>
            <w:rFonts w:asciiTheme="majorHAnsi" w:hAnsiTheme="majorHAnsi" w:cstheme="majorHAnsi"/>
            <w:lang w:val="it-IT"/>
            <w:rPrChange w:id="92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cella</w:t>
        </w:r>
      </w:ins>
    </w:p>
    <w:p w:rsidR="006A0A7A" w:rsidRPr="000B05B7" w:rsidRDefault="006A0A7A">
      <w:pPr>
        <w:pStyle w:val="ListParagraph"/>
        <w:numPr>
          <w:ilvl w:val="0"/>
          <w:numId w:val="21"/>
        </w:numPr>
        <w:rPr>
          <w:ins w:id="929" w:author="Tranchina Kevin" w:date="2021-02-19T22:01:00Z"/>
          <w:rFonts w:asciiTheme="majorHAnsi" w:hAnsiTheme="majorHAnsi" w:cstheme="majorHAnsi"/>
          <w:lang w:val="it-IT"/>
          <w:rPrChange w:id="930" w:author="Tranchina Kevin" w:date="2021-02-20T12:58:00Z">
            <w:rPr>
              <w:ins w:id="931" w:author="Tranchina Kevin" w:date="2021-02-19T22:01:00Z"/>
              <w:rFonts w:ascii="Century Schoolbook" w:hAnsi="Century Schoolbook"/>
              <w:lang w:val="it-IT"/>
            </w:rPr>
          </w:rPrChange>
        </w:rPr>
        <w:pPrChange w:id="932" w:author="Tranchina Kevin" w:date="2021-02-19T22:0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933" w:author="Tranchina Kevin" w:date="2021-02-19T21:55:00Z">
        <w:r w:rsidRPr="000B05B7">
          <w:rPr>
            <w:rFonts w:asciiTheme="majorHAnsi" w:hAnsiTheme="majorHAnsi" w:cstheme="majorHAnsi"/>
            <w:i/>
            <w:lang w:val="it-IT"/>
            <w:rPrChange w:id="93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“</w:t>
        </w:r>
      </w:ins>
      <w:proofErr w:type="gramStart"/>
      <w:ins w:id="935" w:author="Tranchina Kevin" w:date="2021-02-19T21:54:00Z">
        <w:r w:rsidR="00681DC7" w:rsidRPr="000B05B7">
          <w:rPr>
            <w:rFonts w:asciiTheme="majorHAnsi" w:hAnsiTheme="majorHAnsi" w:cstheme="majorHAnsi"/>
            <w:i/>
            <w:lang w:val="it-IT"/>
            <w:rPrChange w:id="936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sms</w:t>
        </w:r>
      </w:ins>
      <w:ins w:id="937" w:author="Tranchina Kevin" w:date="2021-02-19T21:55:00Z">
        <w:r w:rsidRPr="000B05B7">
          <w:rPr>
            <w:rFonts w:asciiTheme="majorHAnsi" w:hAnsiTheme="majorHAnsi" w:cstheme="majorHAnsi"/>
            <w:i/>
            <w:lang w:val="it-IT"/>
            <w:rPrChange w:id="93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“</w:t>
        </w:r>
      </w:ins>
      <w:proofErr w:type="gramEnd"/>
      <w:ins w:id="939" w:author="Tranchina Kevin" w:date="2021-02-19T21:54:00Z">
        <w:r w:rsidR="00681DC7" w:rsidRPr="000B05B7">
          <w:rPr>
            <w:rFonts w:asciiTheme="majorHAnsi" w:hAnsiTheme="majorHAnsi" w:cstheme="majorHAnsi"/>
            <w:lang w:val="it-IT"/>
            <w:rPrChange w:id="94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, somma degli sms in ingresso e in uscita all</w:t>
        </w:r>
      </w:ins>
      <w:ins w:id="941" w:author="Tranchina Kevin" w:date="2021-02-19T22:01:00Z">
        <w:r w:rsidR="00681DC7" w:rsidRPr="000B05B7">
          <w:rPr>
            <w:rFonts w:asciiTheme="majorHAnsi" w:hAnsiTheme="majorHAnsi" w:cstheme="majorHAnsi"/>
            <w:lang w:val="it-IT"/>
            <w:rPrChange w:id="94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’interno di una cella</w:t>
        </w:r>
      </w:ins>
    </w:p>
    <w:p w:rsidR="00681DC7" w:rsidRPr="000B05B7" w:rsidRDefault="00681DC7">
      <w:pPr>
        <w:pStyle w:val="ListParagraph"/>
        <w:numPr>
          <w:ilvl w:val="0"/>
          <w:numId w:val="21"/>
        </w:numPr>
        <w:rPr>
          <w:ins w:id="943" w:author="Tranchina Kevin" w:date="2021-02-19T22:31:00Z"/>
          <w:rFonts w:asciiTheme="majorHAnsi" w:hAnsiTheme="majorHAnsi" w:cstheme="majorHAnsi"/>
          <w:lang w:val="it-IT"/>
          <w:rPrChange w:id="944" w:author="Tranchina Kevin" w:date="2021-02-20T12:58:00Z">
            <w:rPr>
              <w:ins w:id="945" w:author="Tranchina Kevin" w:date="2021-02-19T22:31:00Z"/>
              <w:rFonts w:ascii="Century Schoolbook" w:hAnsi="Century Schoolbook"/>
              <w:lang w:val="it-IT"/>
            </w:rPr>
          </w:rPrChange>
        </w:rPr>
        <w:pPrChange w:id="946" w:author="Tranchina Kevin" w:date="2021-02-19T22:0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947" w:author="Tranchina Kevin" w:date="2021-02-19T22:04:00Z">
        <w:r w:rsidRPr="000B05B7">
          <w:rPr>
            <w:rFonts w:asciiTheme="majorHAnsi" w:hAnsiTheme="majorHAnsi" w:cstheme="majorHAnsi"/>
            <w:i/>
            <w:lang w:val="it-IT"/>
            <w:rPrChange w:id="948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“</w:t>
        </w:r>
        <w:proofErr w:type="gramStart"/>
        <w:r w:rsidRPr="000B05B7">
          <w:rPr>
            <w:rFonts w:asciiTheme="majorHAnsi" w:hAnsiTheme="majorHAnsi" w:cstheme="majorHAnsi"/>
            <w:i/>
            <w:lang w:val="it-IT"/>
            <w:rPrChange w:id="949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telefonate“</w:t>
        </w:r>
        <w:proofErr w:type="gramEnd"/>
        <w:r w:rsidRPr="000B05B7">
          <w:rPr>
            <w:rFonts w:asciiTheme="majorHAnsi" w:hAnsiTheme="majorHAnsi" w:cstheme="majorHAnsi"/>
            <w:i/>
            <w:lang w:val="it-IT"/>
            <w:rPrChange w:id="950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 xml:space="preserve">, </w:t>
        </w:r>
        <w:r w:rsidRPr="000B05B7">
          <w:rPr>
            <w:rFonts w:asciiTheme="majorHAnsi" w:hAnsiTheme="majorHAnsi" w:cstheme="majorHAnsi"/>
            <w:lang w:val="it-IT"/>
            <w:rPrChange w:id="951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somma delle telefonate in ingresso e in uscita all</w:t>
        </w:r>
      </w:ins>
      <w:ins w:id="952" w:author="Tranchina Kevin" w:date="2021-02-19T22:05:00Z">
        <w:r w:rsidRPr="000B05B7">
          <w:rPr>
            <w:rFonts w:asciiTheme="majorHAnsi" w:hAnsiTheme="majorHAnsi" w:cstheme="majorHAnsi"/>
            <w:lang w:val="it-IT"/>
            <w:rPrChange w:id="953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’interno di una cella</w:t>
        </w:r>
      </w:ins>
    </w:p>
    <w:p w:rsidR="00B85AF8" w:rsidRDefault="00B85AF8">
      <w:pPr>
        <w:pStyle w:val="ListParagraph"/>
        <w:numPr>
          <w:ilvl w:val="0"/>
          <w:numId w:val="21"/>
        </w:numPr>
        <w:rPr>
          <w:ins w:id="954" w:author="Tranchina Kevin" w:date="2021-02-21T22:01:00Z"/>
          <w:rFonts w:asciiTheme="majorHAnsi" w:hAnsiTheme="majorHAnsi" w:cstheme="majorHAnsi"/>
          <w:lang w:val="it-IT"/>
        </w:rPr>
        <w:pPrChange w:id="955" w:author="Tranchina Kevin" w:date="2021-02-19T22:0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956" w:author="Tranchina Kevin" w:date="2021-02-19T22:31:00Z">
        <w:r w:rsidRPr="000B05B7">
          <w:rPr>
            <w:rFonts w:asciiTheme="majorHAnsi" w:hAnsiTheme="majorHAnsi" w:cstheme="majorHAnsi"/>
            <w:i/>
            <w:lang w:val="it-IT"/>
            <w:rPrChange w:id="957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“</w:t>
        </w:r>
      </w:ins>
      <w:proofErr w:type="gramStart"/>
      <w:ins w:id="958" w:author="Tranchina Kevin" w:date="2021-02-21T00:46:00Z">
        <w:r w:rsidR="00C51D23">
          <w:rPr>
            <w:rFonts w:asciiTheme="majorHAnsi" w:hAnsiTheme="majorHAnsi" w:cstheme="majorHAnsi"/>
            <w:i/>
            <w:lang w:val="it-IT"/>
          </w:rPr>
          <w:t>popolazione</w:t>
        </w:r>
      </w:ins>
      <w:ins w:id="959" w:author="Tranchina Kevin" w:date="2021-02-19T22:31:00Z">
        <w:r w:rsidRPr="000B05B7">
          <w:rPr>
            <w:rFonts w:asciiTheme="majorHAnsi" w:hAnsiTheme="majorHAnsi" w:cstheme="majorHAnsi"/>
            <w:i/>
            <w:lang w:val="it-IT"/>
            <w:rPrChange w:id="960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“</w:t>
        </w:r>
        <w:proofErr w:type="gramEnd"/>
        <w:r w:rsidRPr="000B05B7">
          <w:rPr>
            <w:rFonts w:asciiTheme="majorHAnsi" w:hAnsiTheme="majorHAnsi" w:cstheme="majorHAnsi"/>
            <w:i/>
            <w:lang w:val="it-IT"/>
            <w:rPrChange w:id="961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 xml:space="preserve">, </w:t>
        </w:r>
        <w:r w:rsidRPr="000B05B7">
          <w:rPr>
            <w:rFonts w:asciiTheme="majorHAnsi" w:hAnsiTheme="majorHAnsi" w:cstheme="majorHAnsi"/>
            <w:lang w:val="it-IT"/>
            <w:rPrChange w:id="96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stima della densità abitativa elaborata nel parte di </w:t>
        </w:r>
      </w:ins>
      <w:proofErr w:type="spellStart"/>
      <w:ins w:id="963" w:author="Tranchina Kevin" w:date="2021-02-19T22:32:00Z">
        <w:r w:rsidRPr="000B05B7">
          <w:rPr>
            <w:rFonts w:asciiTheme="majorHAnsi" w:hAnsiTheme="majorHAnsi" w:cstheme="majorHAnsi"/>
            <w:lang w:val="it-IT"/>
            <w:rPrChange w:id="96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DataManagement</w:t>
        </w:r>
      </w:ins>
      <w:proofErr w:type="spellEnd"/>
    </w:p>
    <w:p w:rsidR="00523D2C" w:rsidRPr="000B05B7" w:rsidRDefault="00523D2C" w:rsidP="00523D2C">
      <w:pPr>
        <w:pStyle w:val="ListParagraph"/>
        <w:ind w:left="1582"/>
        <w:rPr>
          <w:ins w:id="965" w:author="Tranchina Kevin" w:date="2021-02-19T22:32:00Z"/>
          <w:rFonts w:asciiTheme="majorHAnsi" w:hAnsiTheme="majorHAnsi" w:cstheme="majorHAnsi"/>
          <w:lang w:val="it-IT"/>
          <w:rPrChange w:id="966" w:author="Tranchina Kevin" w:date="2021-02-20T12:58:00Z">
            <w:rPr>
              <w:ins w:id="967" w:author="Tranchina Kevin" w:date="2021-02-19T22:32:00Z"/>
              <w:rFonts w:ascii="Century Schoolbook" w:hAnsi="Century Schoolbook"/>
              <w:lang w:val="it-IT"/>
            </w:rPr>
          </w:rPrChange>
        </w:rPr>
        <w:pPrChange w:id="968" w:author="Tranchina Kevin" w:date="2021-02-21T22:0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681DC7" w:rsidRPr="000B05B7" w:rsidRDefault="00681DC7">
      <w:pPr>
        <w:pStyle w:val="ListParagraph"/>
        <w:ind w:left="862"/>
        <w:rPr>
          <w:ins w:id="969" w:author="Tranchina Kevin" w:date="2021-02-19T22:11:00Z"/>
          <w:rFonts w:asciiTheme="majorHAnsi" w:hAnsiTheme="majorHAnsi" w:cstheme="majorHAnsi"/>
          <w:lang w:val="it-IT"/>
          <w:rPrChange w:id="970" w:author="Tranchina Kevin" w:date="2021-02-20T12:58:00Z">
            <w:rPr>
              <w:ins w:id="971" w:author="Tranchina Kevin" w:date="2021-02-19T22:11:00Z"/>
              <w:rFonts w:ascii="Century Schoolbook" w:hAnsi="Century Schoolbook"/>
              <w:lang w:val="it-IT"/>
            </w:rPr>
          </w:rPrChange>
        </w:rPr>
        <w:pPrChange w:id="972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973" w:author="Tranchina Kevin" w:date="2021-02-19T22:08:00Z">
        <w:r w:rsidRPr="000B05B7">
          <w:rPr>
            <w:rFonts w:asciiTheme="majorHAnsi" w:hAnsiTheme="majorHAnsi" w:cstheme="majorHAnsi"/>
            <w:lang w:val="it-IT"/>
            <w:rPrChange w:id="97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Per selezionare l’ora di interesse è stata inserita </w:t>
        </w:r>
      </w:ins>
      <w:ins w:id="975" w:author="Tranchina Kevin" w:date="2021-02-19T22:10:00Z">
        <w:r w:rsidR="00AF421B" w:rsidRPr="000B05B7">
          <w:rPr>
            <w:rFonts w:asciiTheme="majorHAnsi" w:hAnsiTheme="majorHAnsi" w:cstheme="majorHAnsi"/>
            <w:lang w:val="it-IT"/>
            <w:rPrChange w:id="97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una linea di selezione a scorrimento che va dalle ore 0 alle 23.</w:t>
        </w:r>
      </w:ins>
    </w:p>
    <w:p w:rsidR="00AF421B" w:rsidRPr="000B05B7" w:rsidRDefault="00AF421B">
      <w:pPr>
        <w:pStyle w:val="ListParagraph"/>
        <w:ind w:left="862"/>
        <w:rPr>
          <w:ins w:id="977" w:author="Tranchina Kevin" w:date="2021-02-19T22:11:00Z"/>
          <w:rFonts w:asciiTheme="majorHAnsi" w:hAnsiTheme="majorHAnsi" w:cstheme="majorHAnsi"/>
          <w:lang w:val="it-IT"/>
          <w:rPrChange w:id="978" w:author="Tranchina Kevin" w:date="2021-02-20T12:58:00Z">
            <w:rPr>
              <w:ins w:id="979" w:author="Tranchina Kevin" w:date="2021-02-19T22:11:00Z"/>
              <w:rFonts w:ascii="Century Schoolbook" w:hAnsi="Century Schoolbook"/>
              <w:lang w:val="it-IT"/>
            </w:rPr>
          </w:rPrChange>
        </w:rPr>
        <w:pPrChange w:id="980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2F2B1D" w:rsidRPr="000B05B7" w:rsidRDefault="00AF421B">
      <w:pPr>
        <w:pStyle w:val="ListParagraph"/>
        <w:ind w:left="862"/>
        <w:rPr>
          <w:ins w:id="981" w:author="Tranchina Kevin" w:date="2021-02-20T12:38:00Z"/>
          <w:rFonts w:asciiTheme="majorHAnsi" w:hAnsiTheme="majorHAnsi" w:cstheme="majorHAnsi"/>
          <w:lang w:val="it-IT"/>
          <w:rPrChange w:id="982" w:author="Tranchina Kevin" w:date="2021-02-20T12:58:00Z">
            <w:rPr>
              <w:ins w:id="983" w:author="Tranchina Kevin" w:date="2021-02-20T12:38:00Z"/>
              <w:rFonts w:ascii="Century Schoolbook" w:hAnsi="Century Schoolbook"/>
              <w:lang w:val="it-IT"/>
            </w:rPr>
          </w:rPrChange>
        </w:rPr>
        <w:pPrChange w:id="984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proofErr w:type="gramStart"/>
      <w:ins w:id="985" w:author="Tranchina Kevin" w:date="2021-02-19T22:11:00Z">
        <w:r w:rsidRPr="000B05B7">
          <w:rPr>
            <w:rFonts w:asciiTheme="majorHAnsi" w:hAnsiTheme="majorHAnsi" w:cstheme="majorHAnsi"/>
            <w:lang w:val="it-IT"/>
            <w:rPrChange w:id="98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E’</w:t>
        </w:r>
        <w:proofErr w:type="gramEnd"/>
        <w:r w:rsidRPr="000B05B7">
          <w:rPr>
            <w:rFonts w:asciiTheme="majorHAnsi" w:hAnsiTheme="majorHAnsi" w:cstheme="majorHAnsi"/>
            <w:lang w:val="it-IT"/>
            <w:rPrChange w:id="98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possibile anche scegliere il giorno </w:t>
        </w:r>
      </w:ins>
      <w:ins w:id="988" w:author="Tranchina Kevin" w:date="2021-02-19T22:12:00Z">
        <w:r w:rsidRPr="000B05B7">
          <w:rPr>
            <w:rFonts w:asciiTheme="majorHAnsi" w:hAnsiTheme="majorHAnsi" w:cstheme="majorHAnsi"/>
            <w:lang w:val="it-IT"/>
            <w:rPrChange w:id="98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in cui si vogliono osservare i dati sopra citati, </w:t>
        </w:r>
      </w:ins>
      <w:ins w:id="990" w:author="Tranchina Kevin" w:date="2021-02-19T22:11:00Z">
        <w:r w:rsidRPr="000B05B7">
          <w:rPr>
            <w:rFonts w:asciiTheme="majorHAnsi" w:hAnsiTheme="majorHAnsi" w:cstheme="majorHAnsi"/>
            <w:lang w:val="it-IT"/>
            <w:rPrChange w:id="99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dal 1</w:t>
        </w:r>
      </w:ins>
      <w:ins w:id="992" w:author="Tranchina Kevin" w:date="2021-02-19T22:12:00Z">
        <w:r w:rsidRPr="000B05B7">
          <w:rPr>
            <w:rFonts w:asciiTheme="majorHAnsi" w:hAnsiTheme="majorHAnsi" w:cstheme="majorHAnsi"/>
            <w:lang w:val="it-IT"/>
            <w:rPrChange w:id="99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-</w:t>
        </w:r>
      </w:ins>
      <w:ins w:id="994" w:author="Tranchina Kevin" w:date="2021-02-19T22:11:00Z">
        <w:r w:rsidRPr="000B05B7">
          <w:rPr>
            <w:rFonts w:asciiTheme="majorHAnsi" w:hAnsiTheme="majorHAnsi" w:cstheme="majorHAnsi"/>
            <w:lang w:val="it-IT"/>
            <w:rPrChange w:id="99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novembre</w:t>
        </w:r>
      </w:ins>
      <w:ins w:id="996" w:author="Tranchina Kevin" w:date="2021-02-19T22:12:00Z">
        <w:r w:rsidRPr="000B05B7">
          <w:rPr>
            <w:rFonts w:asciiTheme="majorHAnsi" w:hAnsiTheme="majorHAnsi" w:cstheme="majorHAnsi"/>
            <w:lang w:val="it-IT"/>
            <w:rPrChange w:id="99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-</w:t>
        </w:r>
      </w:ins>
      <w:ins w:id="998" w:author="Tranchina Kevin" w:date="2021-02-19T22:11:00Z">
        <w:r w:rsidRPr="000B05B7">
          <w:rPr>
            <w:rFonts w:asciiTheme="majorHAnsi" w:hAnsiTheme="majorHAnsi" w:cstheme="majorHAnsi"/>
            <w:lang w:val="it-IT"/>
            <w:rPrChange w:id="99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2013 al</w:t>
        </w:r>
      </w:ins>
      <w:ins w:id="1000" w:author="Tranchina Kevin" w:date="2021-02-19T22:12:00Z">
        <w:r w:rsidRPr="000B05B7">
          <w:rPr>
            <w:rFonts w:asciiTheme="majorHAnsi" w:hAnsiTheme="majorHAnsi" w:cstheme="majorHAnsi"/>
            <w:lang w:val="it-IT"/>
            <w:rPrChange w:id="1001" w:author="Tranchina Kevin" w:date="2021-02-20T12:58:00Z">
              <w:rPr/>
            </w:rPrChange>
          </w:rPr>
          <w:t xml:space="preserve"> </w:t>
        </w:r>
        <w:r w:rsidRPr="000B05B7">
          <w:rPr>
            <w:rFonts w:asciiTheme="majorHAnsi" w:hAnsiTheme="majorHAnsi" w:cstheme="majorHAnsi"/>
            <w:lang w:val="it-IT"/>
            <w:rPrChange w:id="100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7-novembre-2013, come si evince in figura.</w:t>
        </w:r>
      </w:ins>
      <w:ins w:id="1003" w:author="Tranchina Kevin" w:date="2021-02-20T12:38:00Z">
        <w:r w:rsidR="002F2B1D" w:rsidRPr="000B05B7">
          <w:rPr>
            <w:rFonts w:asciiTheme="majorHAnsi" w:hAnsiTheme="majorHAnsi" w:cstheme="majorHAnsi"/>
            <w:lang w:val="it-IT"/>
            <w:rPrChange w:id="100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</w:ins>
    </w:p>
    <w:p w:rsidR="002F2B1D" w:rsidRPr="000B05B7" w:rsidRDefault="002F2B1D">
      <w:pPr>
        <w:pStyle w:val="ListParagraph"/>
        <w:ind w:left="862"/>
        <w:rPr>
          <w:ins w:id="1005" w:author="Tranchina Kevin" w:date="2021-02-20T12:39:00Z"/>
          <w:rFonts w:asciiTheme="majorHAnsi" w:hAnsiTheme="majorHAnsi" w:cstheme="majorHAnsi"/>
          <w:lang w:val="it-IT"/>
          <w:rPrChange w:id="1006" w:author="Tranchina Kevin" w:date="2021-02-20T12:58:00Z">
            <w:rPr>
              <w:ins w:id="1007" w:author="Tranchina Kevin" w:date="2021-02-20T12:39:00Z"/>
              <w:rFonts w:ascii="Century Schoolbook" w:hAnsi="Century Schoolbook"/>
              <w:lang w:val="it-IT"/>
            </w:rPr>
          </w:rPrChange>
        </w:rPr>
        <w:pPrChange w:id="1008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2F2B1D" w:rsidRPr="000B05B7" w:rsidRDefault="00850100">
      <w:pPr>
        <w:pStyle w:val="ListParagraph"/>
        <w:ind w:left="862"/>
        <w:rPr>
          <w:ins w:id="1009" w:author="Tranchina Kevin" w:date="2021-02-20T12:38:00Z"/>
          <w:rFonts w:asciiTheme="majorHAnsi" w:hAnsiTheme="majorHAnsi" w:cstheme="majorHAnsi"/>
          <w:lang w:val="it-IT"/>
          <w:rPrChange w:id="1010" w:author="Tranchina Kevin" w:date="2021-02-20T12:58:00Z">
            <w:rPr>
              <w:ins w:id="1011" w:author="Tranchina Kevin" w:date="2021-02-20T12:38:00Z"/>
              <w:rFonts w:ascii="Century Schoolbook" w:hAnsi="Century Schoolbook"/>
              <w:lang w:val="it-IT"/>
            </w:rPr>
          </w:rPrChange>
        </w:rPr>
        <w:pPrChange w:id="1012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013" w:author="Tranchina Kevin" w:date="2021-02-21T00:20:00Z">
        <w:r w:rsidRPr="00850100">
          <w:rPr>
            <w:rFonts w:asciiTheme="majorHAnsi" w:hAnsiTheme="majorHAnsi" w:cstheme="majorHAnsi"/>
            <w:lang w:val="it-IT"/>
          </w:rPr>
          <w:drawing>
            <wp:inline distT="0" distB="0" distL="0" distR="0" wp14:anchorId="1BC27F05" wp14:editId="17317FEB">
              <wp:extent cx="5943600" cy="2549525"/>
              <wp:effectExtent l="0" t="0" r="0" b="317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49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F421B" w:rsidRPr="000B05B7" w:rsidRDefault="00AF421B">
      <w:pPr>
        <w:pStyle w:val="ListParagraph"/>
        <w:ind w:left="862"/>
        <w:rPr>
          <w:ins w:id="1014" w:author="Tranchina Kevin" w:date="2021-02-19T22:13:00Z"/>
          <w:rFonts w:asciiTheme="majorHAnsi" w:hAnsiTheme="majorHAnsi" w:cstheme="majorHAnsi"/>
          <w:lang w:val="it-IT"/>
          <w:rPrChange w:id="1015" w:author="Tranchina Kevin" w:date="2021-02-20T12:58:00Z">
            <w:rPr>
              <w:ins w:id="1016" w:author="Tranchina Kevin" w:date="2021-02-19T22:13:00Z"/>
              <w:rFonts w:ascii="Century Schoolbook" w:hAnsi="Century Schoolbook"/>
              <w:lang w:val="it-IT"/>
            </w:rPr>
          </w:rPrChange>
        </w:rPr>
        <w:pPrChange w:id="1017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F421B" w:rsidRPr="000B05B7" w:rsidRDefault="00AF421B">
      <w:pPr>
        <w:pStyle w:val="ListParagraph"/>
        <w:ind w:left="862"/>
        <w:rPr>
          <w:ins w:id="1018" w:author="Tranchina Kevin" w:date="2021-02-19T22:05:00Z"/>
          <w:rFonts w:asciiTheme="majorHAnsi" w:hAnsiTheme="majorHAnsi" w:cstheme="majorHAnsi"/>
          <w:lang w:val="it-IT"/>
          <w:rPrChange w:id="1019" w:author="Tranchina Kevin" w:date="2021-02-20T12:58:00Z">
            <w:rPr>
              <w:ins w:id="1020" w:author="Tranchina Kevin" w:date="2021-02-19T22:05:00Z"/>
              <w:rFonts w:ascii="Century Schoolbook" w:hAnsi="Century Schoolbook"/>
              <w:lang w:val="it-IT"/>
            </w:rPr>
          </w:rPrChange>
        </w:rPr>
        <w:pPrChange w:id="1021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245EE8" w:rsidRPr="000B05B7" w:rsidRDefault="002D7296">
      <w:pPr>
        <w:pStyle w:val="ListParagraph"/>
        <w:ind w:left="862"/>
        <w:rPr>
          <w:ins w:id="1022" w:author="Tranchina Kevin" w:date="2021-02-13T22:47:00Z"/>
          <w:rFonts w:asciiTheme="majorHAnsi" w:hAnsiTheme="majorHAnsi" w:cstheme="majorHAnsi"/>
          <w:lang w:val="it-IT"/>
          <w:rPrChange w:id="1023" w:author="Tranchina Kevin" w:date="2021-02-20T12:58:00Z">
            <w:rPr>
              <w:ins w:id="1024" w:author="Tranchina Kevin" w:date="2021-02-13T22:47:00Z"/>
              <w:rFonts w:ascii="Century Schoolbook" w:hAnsi="Century Schoolbook"/>
              <w:lang w:val="it-IT"/>
            </w:rPr>
          </w:rPrChange>
        </w:rPr>
        <w:pPrChange w:id="1025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026" w:author="Tranchina Kevin" w:date="2021-02-13T11:11:00Z">
        <w:r w:rsidRPr="000B05B7">
          <w:rPr>
            <w:rFonts w:asciiTheme="majorHAnsi" w:hAnsiTheme="majorHAnsi" w:cstheme="majorHAnsi"/>
            <w:lang w:val="it-IT"/>
            <w:rPrChange w:id="1027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La scop</w:t>
        </w:r>
        <w:r w:rsidR="00AF421B" w:rsidRPr="000B05B7">
          <w:rPr>
            <w:rFonts w:asciiTheme="majorHAnsi" w:hAnsiTheme="majorHAnsi" w:cstheme="majorHAnsi"/>
            <w:lang w:val="it-IT"/>
            <w:rPrChange w:id="102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o </w:t>
        </w:r>
      </w:ins>
      <w:ins w:id="1029" w:author="Tranchina Kevin" w:date="2021-02-19T22:11:00Z">
        <w:r w:rsidR="00AF421B" w:rsidRPr="000B05B7">
          <w:rPr>
            <w:rFonts w:asciiTheme="majorHAnsi" w:hAnsiTheme="majorHAnsi" w:cstheme="majorHAnsi"/>
            <w:lang w:val="it-IT"/>
            <w:rPrChange w:id="103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della</w:t>
        </w:r>
      </w:ins>
      <w:ins w:id="1031" w:author="Tranchina Kevin" w:date="2021-02-13T22:45:00Z">
        <w:r w:rsidR="006A0A7A" w:rsidRPr="000B05B7">
          <w:rPr>
            <w:rFonts w:asciiTheme="majorHAnsi" w:hAnsiTheme="majorHAnsi" w:cstheme="majorHAnsi"/>
            <w:lang w:val="it-IT"/>
            <w:rPrChange w:id="103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  <w:proofErr w:type="spellStart"/>
        <w:r w:rsidR="006A0A7A" w:rsidRPr="000B05B7">
          <w:rPr>
            <w:rFonts w:asciiTheme="majorHAnsi" w:hAnsiTheme="majorHAnsi" w:cstheme="majorHAnsi"/>
            <w:lang w:val="it-IT"/>
            <w:rPrChange w:id="103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heatmap</w:t>
        </w:r>
        <w:proofErr w:type="spellEnd"/>
        <w:r w:rsidR="006A0A7A" w:rsidRPr="000B05B7">
          <w:rPr>
            <w:rFonts w:asciiTheme="majorHAnsi" w:hAnsiTheme="majorHAnsi" w:cstheme="majorHAnsi"/>
            <w:lang w:val="it-IT"/>
            <w:rPrChange w:id="103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</w:ins>
      <w:ins w:id="1035" w:author="Tranchina Kevin" w:date="2021-02-19T22:11:00Z">
        <w:r w:rsidR="00AF421B" w:rsidRPr="000B05B7">
          <w:rPr>
            <w:rFonts w:asciiTheme="majorHAnsi" w:hAnsiTheme="majorHAnsi" w:cstheme="majorHAnsi"/>
            <w:lang w:val="it-IT"/>
            <w:rPrChange w:id="103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realizzata è quello di evidenziare a colpo d’occhi </w:t>
        </w:r>
      </w:ins>
      <w:ins w:id="1037" w:author="Tranchina Kevin" w:date="2021-02-13T22:46:00Z">
        <w:r w:rsidR="00121A27" w:rsidRPr="000B05B7">
          <w:rPr>
            <w:rFonts w:asciiTheme="majorHAnsi" w:hAnsiTheme="majorHAnsi" w:cstheme="majorHAnsi"/>
            <w:lang w:val="it-IT"/>
            <w:rPrChange w:id="103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il </w:t>
        </w:r>
      </w:ins>
      <w:ins w:id="1039" w:author="Tranchina Kevin" w:date="2021-02-13T11:11:00Z">
        <w:r w:rsidR="000D1F2E" w:rsidRPr="000B05B7">
          <w:rPr>
            <w:rFonts w:asciiTheme="majorHAnsi" w:hAnsiTheme="majorHAnsi" w:cstheme="majorHAnsi"/>
            <w:lang w:val="it-IT"/>
            <w:rPrChange w:id="104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traffico </w:t>
        </w:r>
        <w:proofErr w:type="spellStart"/>
        <w:r w:rsidR="000D1F2E" w:rsidRPr="000B05B7">
          <w:rPr>
            <w:rFonts w:asciiTheme="majorHAnsi" w:hAnsiTheme="majorHAnsi" w:cstheme="majorHAnsi"/>
            <w:lang w:val="it-IT"/>
            <w:rPrChange w:id="104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internet</w:t>
        </w:r>
        <w:proofErr w:type="spellEnd"/>
        <w:r w:rsidR="000D1F2E" w:rsidRPr="000B05B7">
          <w:rPr>
            <w:rFonts w:asciiTheme="majorHAnsi" w:hAnsiTheme="majorHAnsi" w:cstheme="majorHAnsi"/>
            <w:lang w:val="it-IT"/>
            <w:rPrChange w:id="104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, sms</w:t>
        </w:r>
        <w:r w:rsidR="009F679C" w:rsidRPr="000B05B7">
          <w:rPr>
            <w:rFonts w:asciiTheme="majorHAnsi" w:hAnsiTheme="majorHAnsi" w:cstheme="majorHAnsi"/>
            <w:lang w:val="it-IT"/>
            <w:rPrChange w:id="104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, chiamate in ingresso e in uscita </w:t>
        </w:r>
      </w:ins>
      <w:ins w:id="1044" w:author="Tranchina Kevin" w:date="2021-02-13T22:47:00Z">
        <w:r w:rsidR="009F679C" w:rsidRPr="000B05B7">
          <w:rPr>
            <w:rFonts w:asciiTheme="majorHAnsi" w:hAnsiTheme="majorHAnsi" w:cstheme="majorHAnsi"/>
            <w:lang w:val="it-IT"/>
            <w:rPrChange w:id="104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n</w:t>
        </w:r>
        <w:r w:rsidR="00AF421B" w:rsidRPr="000B05B7">
          <w:rPr>
            <w:rFonts w:asciiTheme="majorHAnsi" w:hAnsiTheme="majorHAnsi" w:cstheme="majorHAnsi"/>
            <w:lang w:val="it-IT"/>
            <w:rPrChange w:id="104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elle diverse ore e nei diversi giorni.</w:t>
        </w:r>
      </w:ins>
    </w:p>
    <w:p w:rsidR="00AF421B" w:rsidRPr="000B05B7" w:rsidDel="00AF421B" w:rsidRDefault="00AF421B">
      <w:pPr>
        <w:pStyle w:val="ListParagraph"/>
        <w:ind w:left="862"/>
        <w:rPr>
          <w:del w:id="1047" w:author="Tranchina Kevin" w:date="2021-02-19T22:15:00Z"/>
          <w:rFonts w:asciiTheme="majorHAnsi" w:hAnsiTheme="majorHAnsi" w:cstheme="majorHAnsi"/>
          <w:lang w:val="it-IT"/>
          <w:rPrChange w:id="1048" w:author="Tranchina Kevin" w:date="2021-02-20T12:58:00Z">
            <w:rPr>
              <w:del w:id="1049" w:author="Tranchina Kevin" w:date="2021-02-19T22:15:00Z"/>
              <w:rFonts w:ascii="Century Schoolbook" w:hAnsi="Century Schoolbook"/>
              <w:b/>
              <w:sz w:val="32"/>
              <w:lang w:val="it-IT"/>
            </w:rPr>
          </w:rPrChange>
        </w:rPr>
        <w:pPrChange w:id="1050" w:author="Tranchina Kevin" w:date="2021-02-13T00:0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051" w:author="Tranchina Kevin" w:date="2021-02-19T22:14:00Z">
        <w:r w:rsidRPr="000B05B7">
          <w:rPr>
            <w:rFonts w:asciiTheme="majorHAnsi" w:hAnsiTheme="majorHAnsi" w:cstheme="majorHAnsi"/>
            <w:lang w:val="it-IT"/>
            <w:rPrChange w:id="105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Questo ci porta subito a capire senza analizzare i dati ma osservando immediatamente la mappa, se ci sono delle differenze , per esempio tra il giorno e la notte, tra il lunedì mattina e il sabato sera, per smentire o confermare delle</w:t>
        </w:r>
      </w:ins>
      <w:ins w:id="1053" w:author="Tranchina Kevin" w:date="2021-02-19T22:15:00Z">
        <w:r w:rsidRPr="000B05B7">
          <w:rPr>
            <w:rFonts w:asciiTheme="majorHAnsi" w:hAnsiTheme="majorHAnsi" w:cstheme="majorHAnsi"/>
            <w:lang w:val="it-IT"/>
            <w:rPrChange w:id="105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movimentazione che ci aspetteremmo.</w:t>
        </w:r>
      </w:ins>
    </w:p>
    <w:p w:rsidR="00AF421B" w:rsidRPr="000B05B7" w:rsidRDefault="00AF421B">
      <w:pPr>
        <w:pStyle w:val="ListParagraph"/>
        <w:ind w:left="862"/>
        <w:rPr>
          <w:ins w:id="1055" w:author="Tranchina Kevin" w:date="2021-02-19T22:16:00Z"/>
          <w:rFonts w:asciiTheme="majorHAnsi" w:hAnsiTheme="majorHAnsi" w:cstheme="majorHAnsi"/>
          <w:lang w:val="it-IT"/>
          <w:rPrChange w:id="1056" w:author="Tranchina Kevin" w:date="2021-02-20T12:58:00Z">
            <w:rPr>
              <w:ins w:id="1057" w:author="Tranchina Kevin" w:date="2021-02-19T22:16:00Z"/>
              <w:rFonts w:ascii="Century Schoolbook" w:hAnsi="Century Schoolbook"/>
              <w:lang w:val="it-IT"/>
            </w:rPr>
          </w:rPrChange>
        </w:rPr>
        <w:pPrChange w:id="1058" w:author="Tranchina Kevin" w:date="2021-02-14T22:52:00Z">
          <w:pPr/>
        </w:pPrChange>
      </w:pPr>
    </w:p>
    <w:p w:rsidR="00AF421B" w:rsidRDefault="00AF421B">
      <w:pPr>
        <w:pStyle w:val="ListParagraph"/>
        <w:ind w:left="862"/>
        <w:rPr>
          <w:ins w:id="1059" w:author="Tranchina Kevin" w:date="2021-02-21T00:21:00Z"/>
          <w:rFonts w:asciiTheme="majorHAnsi" w:hAnsiTheme="majorHAnsi" w:cstheme="majorHAnsi"/>
          <w:lang w:val="it-IT"/>
        </w:rPr>
        <w:pPrChange w:id="1060" w:author="Tranchina Kevin" w:date="2021-02-14T22:52:00Z">
          <w:pPr/>
        </w:pPrChange>
      </w:pPr>
    </w:p>
    <w:p w:rsidR="00850100" w:rsidRPr="000B05B7" w:rsidRDefault="00850100">
      <w:pPr>
        <w:pStyle w:val="ListParagraph"/>
        <w:ind w:left="862"/>
        <w:rPr>
          <w:ins w:id="1061" w:author="Tranchina Kevin" w:date="2021-02-19T22:16:00Z"/>
          <w:rFonts w:asciiTheme="majorHAnsi" w:hAnsiTheme="majorHAnsi" w:cstheme="majorHAnsi"/>
          <w:lang w:val="it-IT"/>
          <w:rPrChange w:id="1062" w:author="Tranchina Kevin" w:date="2021-02-20T12:58:00Z">
            <w:rPr>
              <w:ins w:id="1063" w:author="Tranchina Kevin" w:date="2021-02-19T22:16:00Z"/>
              <w:rFonts w:ascii="Century Schoolbook" w:hAnsi="Century Schoolbook"/>
              <w:lang w:val="it-IT"/>
            </w:rPr>
          </w:rPrChange>
        </w:rPr>
        <w:pPrChange w:id="1064" w:author="Tranchina Kevin" w:date="2021-02-14T22:52:00Z">
          <w:pPr/>
        </w:pPrChange>
      </w:pPr>
    </w:p>
    <w:p w:rsidR="00AF421B" w:rsidRPr="000B05B7" w:rsidRDefault="005E11FD">
      <w:pPr>
        <w:rPr>
          <w:ins w:id="1065" w:author="Tranchina Kevin" w:date="2021-02-19T22:16:00Z"/>
          <w:rFonts w:asciiTheme="majorHAnsi" w:hAnsiTheme="majorHAnsi" w:cstheme="majorHAnsi"/>
          <w:b/>
          <w:sz w:val="32"/>
          <w:lang w:val="it-IT"/>
          <w:rPrChange w:id="1066" w:author="Tranchina Kevin" w:date="2021-02-20T12:58:00Z">
            <w:rPr>
              <w:ins w:id="1067" w:author="Tranchina Kevin" w:date="2021-02-19T22:16:00Z"/>
              <w:sz w:val="32"/>
              <w:lang w:val="it-IT"/>
            </w:rPr>
          </w:rPrChange>
        </w:rPr>
      </w:pPr>
      <w:ins w:id="1068" w:author="Tranchina Kevin" w:date="2021-02-14T22:52:00Z">
        <w:r w:rsidRPr="000B05B7">
          <w:rPr>
            <w:rFonts w:asciiTheme="majorHAnsi" w:hAnsiTheme="majorHAnsi" w:cstheme="majorHAnsi"/>
            <w:b/>
            <w:lang w:val="it-IT"/>
            <w:rPrChange w:id="1069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Analisi </w:t>
        </w:r>
      </w:ins>
      <w:ins w:id="1070" w:author="Tranchina Kevin" w:date="2021-02-20T12:47:00Z">
        <w:r w:rsidR="005501B8" w:rsidRPr="000B05B7">
          <w:rPr>
            <w:rFonts w:asciiTheme="majorHAnsi" w:hAnsiTheme="majorHAnsi" w:cstheme="majorHAnsi"/>
            <w:b/>
            <w:lang w:val="it-IT"/>
            <w:rPrChange w:id="1071" w:author="Tranchina Kevin" w:date="2021-02-20T12:58:00Z">
              <w:rPr>
                <w:rFonts w:ascii="Century Schoolbook" w:hAnsi="Century Schoolbook"/>
                <w:b/>
                <w:lang w:val="it-IT"/>
              </w:rPr>
            </w:rPrChange>
          </w:rPr>
          <w:t xml:space="preserve">migliorie </w:t>
        </w:r>
      </w:ins>
      <w:ins w:id="1072" w:author="Tranchina Kevin" w:date="2021-02-14T22:52:00Z">
        <w:r w:rsidRPr="000B05B7">
          <w:rPr>
            <w:rFonts w:asciiTheme="majorHAnsi" w:hAnsiTheme="majorHAnsi" w:cstheme="majorHAnsi"/>
            <w:b/>
            <w:lang w:val="it-IT"/>
            <w:rPrChange w:id="1073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prima visualizzazione</w:t>
        </w:r>
      </w:ins>
    </w:p>
    <w:p w:rsidR="00E2476B" w:rsidRPr="000B05B7" w:rsidRDefault="00AF421B">
      <w:pPr>
        <w:rPr>
          <w:ins w:id="1074" w:author="Tranchina Kevin" w:date="2021-02-20T10:56:00Z"/>
          <w:rFonts w:asciiTheme="majorHAnsi" w:hAnsiTheme="majorHAnsi" w:cstheme="majorHAnsi"/>
          <w:lang w:val="it-IT"/>
          <w:rPrChange w:id="1075" w:author="Tranchina Kevin" w:date="2021-02-20T12:58:00Z">
            <w:rPr>
              <w:ins w:id="1076" w:author="Tranchina Kevin" w:date="2021-02-20T10:56:00Z"/>
              <w:rFonts w:ascii="Century Schoolbook" w:hAnsi="Century Schoolbook"/>
              <w:lang w:val="it-IT"/>
            </w:rPr>
          </w:rPrChange>
        </w:rPr>
      </w:pPr>
      <w:ins w:id="1077" w:author="Tranchina Kevin" w:date="2021-02-19T22:16:00Z">
        <w:r w:rsidRPr="000B05B7">
          <w:rPr>
            <w:rFonts w:asciiTheme="majorHAnsi" w:hAnsiTheme="majorHAnsi" w:cstheme="majorHAnsi"/>
            <w:lang w:val="it-IT"/>
            <w:rPrChange w:id="107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Quello che è emerso dalle</w:t>
        </w:r>
      </w:ins>
      <w:ins w:id="1079" w:author="Tranchina Kevin" w:date="2021-02-19T22:28:00Z">
        <w:r w:rsidR="00E2476B" w:rsidRPr="000B05B7">
          <w:rPr>
            <w:rFonts w:asciiTheme="majorHAnsi" w:hAnsiTheme="majorHAnsi" w:cstheme="majorHAnsi"/>
            <w:lang w:val="it-IT"/>
            <w:rPrChange w:id="108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  <w:r w:rsidR="00B85AF8" w:rsidRPr="000B05B7">
          <w:rPr>
            <w:rFonts w:asciiTheme="majorHAnsi" w:hAnsiTheme="majorHAnsi" w:cstheme="majorHAnsi"/>
            <w:lang w:val="it-IT"/>
            <w:rPrChange w:id="108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valutazione del lavoro</w:t>
        </w:r>
      </w:ins>
      <w:ins w:id="1082" w:author="Tranchina Kevin" w:date="2021-02-19T22:29:00Z">
        <w:r w:rsidR="00B85AF8" w:rsidRPr="000B05B7">
          <w:rPr>
            <w:rFonts w:asciiTheme="majorHAnsi" w:hAnsiTheme="majorHAnsi" w:cstheme="majorHAnsi"/>
            <w:lang w:val="it-IT"/>
            <w:rPrChange w:id="108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da parte di persone esterne</w:t>
        </w:r>
      </w:ins>
      <w:ins w:id="1084" w:author="Tranchina Kevin" w:date="2021-02-19T22:28:00Z">
        <w:r w:rsidR="00B85AF8" w:rsidRPr="000B05B7">
          <w:rPr>
            <w:rFonts w:asciiTheme="majorHAnsi" w:hAnsiTheme="majorHAnsi" w:cstheme="majorHAnsi"/>
            <w:lang w:val="it-IT"/>
            <w:rPrChange w:id="108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</w:ins>
      <w:ins w:id="1086" w:author="Tranchina Kevin" w:date="2021-02-19T22:36:00Z">
        <w:r w:rsidR="00E2476B" w:rsidRPr="000B05B7">
          <w:rPr>
            <w:rFonts w:asciiTheme="majorHAnsi" w:hAnsiTheme="majorHAnsi" w:cstheme="majorHAnsi"/>
            <w:lang w:val="it-IT"/>
            <w:rPrChange w:id="108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allo sviluppo </w:t>
        </w:r>
      </w:ins>
      <w:ins w:id="1088" w:author="Tranchina Kevin" w:date="2021-02-19T22:37:00Z">
        <w:r w:rsidR="00E2476B" w:rsidRPr="000B05B7">
          <w:rPr>
            <w:rFonts w:asciiTheme="majorHAnsi" w:hAnsiTheme="majorHAnsi" w:cstheme="majorHAnsi"/>
            <w:lang w:val="it-IT"/>
            <w:rPrChange w:id="108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br/>
        </w:r>
      </w:ins>
      <w:ins w:id="1090" w:author="Tranchina Kevin" w:date="2021-02-20T10:56:00Z">
        <w:r w:rsidR="00A9720A" w:rsidRPr="000B05B7">
          <w:rPr>
            <w:rFonts w:asciiTheme="majorHAnsi" w:hAnsiTheme="majorHAnsi" w:cstheme="majorHAnsi"/>
            <w:lang w:val="it-IT"/>
            <w:rPrChange w:id="109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sono state interessanti correttive </w:t>
        </w:r>
      </w:ins>
      <w:ins w:id="1092" w:author="Tranchina Kevin" w:date="2021-02-20T11:11:00Z">
        <w:r w:rsidR="00B04810" w:rsidRPr="000B05B7">
          <w:rPr>
            <w:rFonts w:asciiTheme="majorHAnsi" w:hAnsiTheme="majorHAnsi" w:cstheme="majorHAnsi"/>
            <w:lang w:val="it-IT"/>
            <w:rPrChange w:id="109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e modifiche anche per sviluppi futuri.</w:t>
        </w:r>
      </w:ins>
    </w:p>
    <w:p w:rsidR="00B04810" w:rsidRPr="000B05B7" w:rsidRDefault="00DA67EA">
      <w:pPr>
        <w:rPr>
          <w:ins w:id="1094" w:author="Tranchina Kevin" w:date="2021-02-20T11:12:00Z"/>
          <w:rFonts w:asciiTheme="majorHAnsi" w:hAnsiTheme="majorHAnsi" w:cstheme="majorHAnsi"/>
          <w:lang w:val="it-IT"/>
          <w:rPrChange w:id="1095" w:author="Tranchina Kevin" w:date="2021-02-20T12:58:00Z">
            <w:rPr>
              <w:ins w:id="1096" w:author="Tranchina Kevin" w:date="2021-02-20T11:12:00Z"/>
              <w:rFonts w:ascii="Century Schoolbook" w:hAnsi="Century Schoolbook"/>
              <w:lang w:val="it-IT"/>
            </w:rPr>
          </w:rPrChange>
        </w:rPr>
      </w:pPr>
      <w:ins w:id="1097" w:author="Tranchina Kevin" w:date="2021-02-20T10:58:00Z">
        <w:r w:rsidRPr="000B05B7">
          <w:rPr>
            <w:rFonts w:asciiTheme="majorHAnsi" w:hAnsiTheme="majorHAnsi" w:cstheme="majorHAnsi"/>
            <w:lang w:val="it-IT"/>
            <w:rPrChange w:id="109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Quasi tutti gli </w:t>
        </w:r>
      </w:ins>
      <w:ins w:id="1099" w:author="Tranchina Kevin" w:date="2021-02-20T10:56:00Z">
        <w:r w:rsidRPr="000B05B7">
          <w:rPr>
            <w:rFonts w:asciiTheme="majorHAnsi" w:hAnsiTheme="majorHAnsi" w:cstheme="majorHAnsi"/>
            <w:lang w:val="it-IT"/>
            <w:rPrChange w:id="110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utenti che si interfacciava</w:t>
        </w:r>
      </w:ins>
      <w:ins w:id="1101" w:author="Tranchina Kevin" w:date="2021-02-20T10:58:00Z">
        <w:r w:rsidRPr="000B05B7">
          <w:rPr>
            <w:rFonts w:asciiTheme="majorHAnsi" w:hAnsiTheme="majorHAnsi" w:cstheme="majorHAnsi"/>
            <w:lang w:val="it-IT"/>
            <w:rPrChange w:id="110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no</w:t>
        </w:r>
      </w:ins>
      <w:ins w:id="1103" w:author="Tranchina Kevin" w:date="2021-02-20T10:56:00Z">
        <w:r w:rsidRPr="000B05B7">
          <w:rPr>
            <w:rFonts w:asciiTheme="majorHAnsi" w:hAnsiTheme="majorHAnsi" w:cstheme="majorHAnsi"/>
            <w:lang w:val="it-IT"/>
            <w:rPrChange w:id="110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con la visualizzazione era</w:t>
        </w:r>
      </w:ins>
      <w:ins w:id="1105" w:author="Tranchina Kevin" w:date="2021-02-20T10:58:00Z">
        <w:r w:rsidRPr="000B05B7">
          <w:rPr>
            <w:rFonts w:asciiTheme="majorHAnsi" w:hAnsiTheme="majorHAnsi" w:cstheme="majorHAnsi"/>
            <w:lang w:val="it-IT"/>
            <w:rPrChange w:id="110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no</w:t>
        </w:r>
      </w:ins>
      <w:ins w:id="1107" w:author="Tranchina Kevin" w:date="2021-02-20T10:56:00Z">
        <w:r w:rsidRPr="000B05B7">
          <w:rPr>
            <w:rFonts w:asciiTheme="majorHAnsi" w:hAnsiTheme="majorHAnsi" w:cstheme="majorHAnsi"/>
            <w:lang w:val="it-IT"/>
            <w:rPrChange w:id="110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portati ad osservare </w:t>
        </w:r>
      </w:ins>
      <w:ins w:id="1109" w:author="Tranchina Kevin" w:date="2021-02-20T10:58:00Z">
        <w:r w:rsidRPr="000B05B7">
          <w:rPr>
            <w:rFonts w:asciiTheme="majorHAnsi" w:hAnsiTheme="majorHAnsi" w:cstheme="majorHAnsi"/>
            <w:lang w:val="it-IT"/>
            <w:rPrChange w:id="111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come primo elemento con cui poi interagire l’elemento in alto a sinistra</w:t>
        </w:r>
      </w:ins>
      <w:ins w:id="1111" w:author="Tranchina Kevin" w:date="2021-02-20T10:56:00Z">
        <w:r w:rsidRPr="000B05B7">
          <w:rPr>
            <w:rFonts w:asciiTheme="majorHAnsi" w:hAnsiTheme="majorHAnsi" w:cstheme="majorHAnsi"/>
            <w:lang w:val="it-IT"/>
            <w:rPrChange w:id="111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,</w:t>
        </w:r>
      </w:ins>
      <w:ins w:id="1113" w:author="Tranchina Kevin" w:date="2021-02-20T11:00:00Z">
        <w:r w:rsidRPr="000B05B7">
          <w:rPr>
            <w:rFonts w:asciiTheme="majorHAnsi" w:hAnsiTheme="majorHAnsi" w:cstheme="majorHAnsi"/>
            <w:lang w:val="it-IT"/>
            <w:rPrChange w:id="111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br/>
          <w:t>probabilmente per come</w:t>
        </w:r>
      </w:ins>
      <w:ins w:id="1115" w:author="Tranchina Kevin" w:date="2021-02-20T11:05:00Z">
        <w:r w:rsidRPr="000B05B7">
          <w:rPr>
            <w:rFonts w:asciiTheme="majorHAnsi" w:hAnsiTheme="majorHAnsi" w:cstheme="majorHAnsi"/>
            <w:lang w:val="it-IT"/>
            <w:rPrChange w:id="111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, noi </w:t>
        </w:r>
      </w:ins>
      <w:ins w:id="1117" w:author="Tranchina Kevin" w:date="2021-02-20T11:08:00Z">
        <w:r w:rsidR="00B04810" w:rsidRPr="000B05B7">
          <w:rPr>
            <w:rFonts w:asciiTheme="majorHAnsi" w:hAnsiTheme="majorHAnsi" w:cstheme="majorHAnsi"/>
            <w:lang w:val="it-IT"/>
            <w:rPrChange w:id="111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europei</w:t>
        </w:r>
      </w:ins>
      <w:ins w:id="1119" w:author="Tranchina Kevin" w:date="2021-02-20T11:05:00Z">
        <w:r w:rsidRPr="000B05B7">
          <w:rPr>
            <w:rFonts w:asciiTheme="majorHAnsi" w:hAnsiTheme="majorHAnsi" w:cstheme="majorHAnsi"/>
            <w:lang w:val="it-IT"/>
            <w:rPrChange w:id="112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, </w:t>
        </w:r>
      </w:ins>
      <w:ins w:id="1121" w:author="Tranchina Kevin" w:date="2021-02-20T11:00:00Z">
        <w:r w:rsidRPr="000B05B7">
          <w:rPr>
            <w:rFonts w:asciiTheme="majorHAnsi" w:hAnsiTheme="majorHAnsi" w:cstheme="majorHAnsi"/>
            <w:lang w:val="it-IT"/>
            <w:rPrChange w:id="112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siamo abituati a leggere un testo.</w:t>
        </w:r>
      </w:ins>
      <w:ins w:id="1123" w:author="Tranchina Kevin" w:date="2021-02-20T10:59:00Z">
        <w:r w:rsidRPr="000B05B7">
          <w:rPr>
            <w:rFonts w:asciiTheme="majorHAnsi" w:hAnsiTheme="majorHAnsi" w:cstheme="majorHAnsi"/>
            <w:lang w:val="it-IT"/>
            <w:rPrChange w:id="112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br/>
          <w:t>Pertanto in quella posizio</w:t>
        </w:r>
        <w:r w:rsidR="00B04810" w:rsidRPr="000B05B7">
          <w:rPr>
            <w:rFonts w:asciiTheme="majorHAnsi" w:hAnsiTheme="majorHAnsi" w:cstheme="majorHAnsi"/>
            <w:lang w:val="it-IT"/>
            <w:rPrChange w:id="112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ne abbiamo preferito mettere come prima </w:t>
        </w:r>
        <w:r w:rsidRPr="000B05B7">
          <w:rPr>
            <w:rFonts w:asciiTheme="majorHAnsi" w:hAnsiTheme="majorHAnsi" w:cstheme="majorHAnsi"/>
            <w:lang w:val="it-IT"/>
            <w:rPrChange w:id="112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scelta</w:t>
        </w:r>
      </w:ins>
      <w:ins w:id="1127" w:author="Tranchina Kevin" w:date="2021-02-20T11:00:00Z">
        <w:r w:rsidRPr="000B05B7">
          <w:rPr>
            <w:rFonts w:asciiTheme="majorHAnsi" w:hAnsiTheme="majorHAnsi" w:cstheme="majorHAnsi"/>
            <w:lang w:val="it-IT"/>
            <w:rPrChange w:id="112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</w:ins>
      <w:ins w:id="1129" w:author="Tranchina Kevin" w:date="2021-02-20T11:12:00Z">
        <w:r w:rsidR="00B04810" w:rsidRPr="000B05B7">
          <w:rPr>
            <w:rFonts w:asciiTheme="majorHAnsi" w:hAnsiTheme="majorHAnsi" w:cstheme="majorHAnsi"/>
            <w:lang w:val="it-IT"/>
            <w:rPrChange w:id="113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</w:t>
        </w:r>
      </w:ins>
      <w:ins w:id="1131" w:author="Tranchina Kevin" w:date="2021-02-20T11:00:00Z">
        <w:r w:rsidRPr="000B05B7">
          <w:rPr>
            <w:rFonts w:asciiTheme="majorHAnsi" w:hAnsiTheme="majorHAnsi" w:cstheme="majorHAnsi"/>
            <w:lang w:val="it-IT"/>
            <w:rPrChange w:id="113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l tipo di dato da visualizzare</w:t>
        </w:r>
      </w:ins>
      <w:ins w:id="1133" w:author="Tranchina Kevin" w:date="2021-02-20T10:59:00Z">
        <w:r w:rsidR="00B04810" w:rsidRPr="000B05B7">
          <w:rPr>
            <w:rFonts w:asciiTheme="majorHAnsi" w:hAnsiTheme="majorHAnsi" w:cstheme="majorHAnsi"/>
            <w:lang w:val="it-IT"/>
            <w:rPrChange w:id="113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. </w:t>
        </w:r>
      </w:ins>
      <w:ins w:id="1135" w:author="Tranchina Kevin" w:date="2021-02-20T11:01:00Z">
        <w:r w:rsidRPr="000B05B7">
          <w:rPr>
            <w:rFonts w:asciiTheme="majorHAnsi" w:hAnsiTheme="majorHAnsi" w:cstheme="majorHAnsi"/>
            <w:lang w:val="it-IT"/>
            <w:rPrChange w:id="113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Come naturale prosecuzione subito sulla destra abbiamo aggiunto le ore</w:t>
        </w:r>
      </w:ins>
      <w:ins w:id="1137" w:author="Tranchina Kevin" w:date="2021-02-20T11:07:00Z">
        <w:r w:rsidR="00B04810" w:rsidRPr="000B05B7">
          <w:rPr>
            <w:rFonts w:asciiTheme="majorHAnsi" w:hAnsiTheme="majorHAnsi" w:cstheme="majorHAnsi"/>
            <w:lang w:val="it-IT"/>
            <w:rPrChange w:id="113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. E poi l</w:t>
        </w:r>
      </w:ins>
      <w:ins w:id="1139" w:author="Tranchina Kevin" w:date="2021-02-20T11:08:00Z">
        <w:r w:rsidR="00B04810" w:rsidRPr="000B05B7">
          <w:rPr>
            <w:rFonts w:asciiTheme="majorHAnsi" w:hAnsiTheme="majorHAnsi" w:cstheme="majorHAnsi"/>
            <w:lang w:val="it-IT"/>
            <w:rPrChange w:id="114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</w:t>
        </w:r>
      </w:ins>
      <w:ins w:id="1141" w:author="Tranchina Kevin" w:date="2021-02-20T11:07:00Z">
        <w:r w:rsidR="00B04810" w:rsidRPr="000B05B7">
          <w:rPr>
            <w:rFonts w:asciiTheme="majorHAnsi" w:hAnsiTheme="majorHAnsi" w:cstheme="majorHAnsi"/>
            <w:lang w:val="it-IT"/>
            <w:rPrChange w:id="114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possibilità di scegliere il giorno.</w:t>
        </w:r>
      </w:ins>
      <w:ins w:id="1143" w:author="Tranchina Kevin" w:date="2021-02-20T11:14:00Z">
        <w:r w:rsidR="00B04810" w:rsidRPr="000B05B7">
          <w:rPr>
            <w:rFonts w:asciiTheme="majorHAnsi" w:hAnsiTheme="majorHAnsi" w:cstheme="majorHAnsi"/>
            <w:lang w:val="it-IT"/>
            <w:rPrChange w:id="114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</w:ins>
      <w:ins w:id="1145" w:author="Tranchina Kevin" w:date="2021-02-20T11:07:00Z">
        <w:r w:rsidR="00B04810" w:rsidRPr="000B05B7">
          <w:rPr>
            <w:rFonts w:asciiTheme="majorHAnsi" w:hAnsiTheme="majorHAnsi" w:cstheme="majorHAnsi"/>
            <w:lang w:val="it-IT"/>
            <w:rPrChange w:id="114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 questo modo</w:t>
        </w:r>
      </w:ins>
      <w:ins w:id="1147" w:author="Tranchina Kevin" w:date="2021-02-20T11:08:00Z">
        <w:r w:rsidR="00B04810" w:rsidRPr="000B05B7">
          <w:rPr>
            <w:rFonts w:asciiTheme="majorHAnsi" w:hAnsiTheme="majorHAnsi" w:cstheme="majorHAnsi"/>
            <w:lang w:val="it-IT"/>
            <w:rPrChange w:id="114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l’utente</w:t>
        </w:r>
      </w:ins>
      <w:ins w:id="1149" w:author="Tranchina Kevin" w:date="2021-02-20T11:09:00Z">
        <w:r w:rsidR="00B04810" w:rsidRPr="000B05B7">
          <w:rPr>
            <w:rFonts w:asciiTheme="majorHAnsi" w:hAnsiTheme="majorHAnsi" w:cstheme="majorHAnsi"/>
            <w:lang w:val="it-IT"/>
            <w:rPrChange w:id="115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posto difronte la nostra visualizzazione ha</w:t>
        </w:r>
      </w:ins>
      <w:ins w:id="1151" w:author="Tranchina Kevin" w:date="2021-02-20T11:08:00Z">
        <w:r w:rsidR="00B04810" w:rsidRPr="000B05B7">
          <w:rPr>
            <w:rFonts w:asciiTheme="majorHAnsi" w:hAnsiTheme="majorHAnsi" w:cstheme="majorHAnsi"/>
            <w:lang w:val="it-IT"/>
            <w:rPrChange w:id="115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avu</w:t>
        </w:r>
      </w:ins>
      <w:ins w:id="1153" w:author="Tranchina Kevin" w:date="2021-02-20T11:14:00Z">
        <w:r w:rsidR="00B04810" w:rsidRPr="000B05B7">
          <w:rPr>
            <w:rFonts w:asciiTheme="majorHAnsi" w:hAnsiTheme="majorHAnsi" w:cstheme="majorHAnsi"/>
            <w:lang w:val="it-IT"/>
            <w:rPrChange w:id="115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t</w:t>
        </w:r>
      </w:ins>
      <w:ins w:id="1155" w:author="Tranchina Kevin" w:date="2021-02-20T11:09:00Z">
        <w:r w:rsidR="00B04810" w:rsidRPr="000B05B7">
          <w:rPr>
            <w:rFonts w:asciiTheme="majorHAnsi" w:hAnsiTheme="majorHAnsi" w:cstheme="majorHAnsi"/>
            <w:lang w:val="it-IT"/>
            <w:rPrChange w:id="115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o</w:t>
        </w:r>
      </w:ins>
      <w:ins w:id="1157" w:author="Tranchina Kevin" w:date="2021-02-20T11:08:00Z">
        <w:r w:rsidR="00B04810" w:rsidRPr="000B05B7">
          <w:rPr>
            <w:rFonts w:asciiTheme="majorHAnsi" w:hAnsiTheme="majorHAnsi" w:cstheme="majorHAnsi"/>
            <w:lang w:val="it-IT"/>
            <w:rPrChange w:id="115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in generale un comportamento </w:t>
        </w:r>
      </w:ins>
      <w:ins w:id="1159" w:author="Tranchina Kevin" w:date="2021-02-20T11:09:00Z">
        <w:r w:rsidR="00B04810" w:rsidRPr="000B05B7">
          <w:rPr>
            <w:rFonts w:asciiTheme="majorHAnsi" w:hAnsiTheme="majorHAnsi" w:cstheme="majorHAnsi"/>
            <w:lang w:val="it-IT"/>
            <w:rPrChange w:id="116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più in linea </w:t>
        </w:r>
      </w:ins>
      <w:ins w:id="1161" w:author="Tranchina Kevin" w:date="2021-02-20T11:08:00Z">
        <w:r w:rsidR="00B04810" w:rsidRPr="000B05B7">
          <w:rPr>
            <w:rFonts w:asciiTheme="majorHAnsi" w:hAnsiTheme="majorHAnsi" w:cstheme="majorHAnsi"/>
            <w:lang w:val="it-IT"/>
            <w:rPrChange w:id="116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con le nostre aspettative.</w:t>
        </w:r>
      </w:ins>
    </w:p>
    <w:p w:rsidR="00B04810" w:rsidRPr="000B05B7" w:rsidRDefault="00B04810">
      <w:pPr>
        <w:rPr>
          <w:ins w:id="1163" w:author="Tranchina Kevin" w:date="2021-02-19T22:36:00Z"/>
          <w:rFonts w:asciiTheme="majorHAnsi" w:hAnsiTheme="majorHAnsi" w:cstheme="majorHAnsi"/>
          <w:lang w:val="it-IT"/>
          <w:rPrChange w:id="1164" w:author="Tranchina Kevin" w:date="2021-02-20T12:58:00Z">
            <w:rPr>
              <w:ins w:id="1165" w:author="Tranchina Kevin" w:date="2021-02-19T22:36:00Z"/>
              <w:rFonts w:ascii="Century Schoolbook" w:hAnsi="Century Schoolbook"/>
              <w:lang w:val="it-IT"/>
            </w:rPr>
          </w:rPrChange>
        </w:rPr>
      </w:pPr>
      <w:ins w:id="1166" w:author="Tranchina Kevin" w:date="2021-02-20T11:12:00Z">
        <w:r w:rsidRPr="000B05B7">
          <w:rPr>
            <w:rFonts w:asciiTheme="majorHAnsi" w:hAnsiTheme="majorHAnsi" w:cstheme="majorHAnsi"/>
            <w:lang w:val="it-IT"/>
            <w:rPrChange w:id="116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Le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116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label</w:t>
        </w:r>
        <w:proofErr w:type="spellEnd"/>
        <w:r w:rsidRPr="000B05B7">
          <w:rPr>
            <w:rFonts w:asciiTheme="majorHAnsi" w:hAnsiTheme="majorHAnsi" w:cstheme="majorHAnsi"/>
            <w:lang w:val="it-IT"/>
            <w:rPrChange w:id="116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sono state modificate dopo un iniziale fase di sviluppo. </w:t>
        </w:r>
      </w:ins>
      <w:ins w:id="1170" w:author="Tranchina Kevin" w:date="2021-02-20T11:13:00Z">
        <w:r w:rsidRPr="000B05B7">
          <w:rPr>
            <w:rFonts w:asciiTheme="majorHAnsi" w:hAnsiTheme="majorHAnsi" w:cstheme="majorHAnsi"/>
            <w:lang w:val="it-IT"/>
            <w:rPrChange w:id="117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Al posto del nome de</w:t>
        </w:r>
      </w:ins>
      <w:ins w:id="1172" w:author="Tranchina Kevin" w:date="2021-02-20T11:14:00Z">
        <w:r w:rsidRPr="000B05B7">
          <w:rPr>
            <w:rFonts w:asciiTheme="majorHAnsi" w:hAnsiTheme="majorHAnsi" w:cstheme="majorHAnsi"/>
            <w:lang w:val="it-IT"/>
            <w:rPrChange w:id="117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l componente grafico inserito in fase iniziale è stata inserita l</w:t>
        </w:r>
      </w:ins>
      <w:ins w:id="1174" w:author="Tranchina Kevin" w:date="2021-02-20T11:15:00Z">
        <w:r w:rsidRPr="000B05B7">
          <w:rPr>
            <w:rFonts w:asciiTheme="majorHAnsi" w:hAnsiTheme="majorHAnsi" w:cstheme="majorHAnsi"/>
            <w:lang w:val="it-IT"/>
            <w:rPrChange w:id="117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’azione che l’utente doveva svolgere.</w:t>
        </w:r>
      </w:ins>
      <w:ins w:id="1176" w:author="Tranchina Kevin" w:date="2021-02-20T11:16:00Z">
        <w:r w:rsidRPr="000B05B7">
          <w:rPr>
            <w:rFonts w:asciiTheme="majorHAnsi" w:hAnsiTheme="majorHAnsi" w:cstheme="majorHAnsi"/>
            <w:lang w:val="it-IT"/>
            <w:rPrChange w:id="117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Questo per cercare di parlare anche con gli utenti meno avvezzi all</w:t>
        </w:r>
      </w:ins>
      <w:ins w:id="1178" w:author="Tranchina Kevin" w:date="2021-02-20T11:17:00Z">
        <w:r w:rsidRPr="000B05B7">
          <w:rPr>
            <w:rFonts w:asciiTheme="majorHAnsi" w:hAnsiTheme="majorHAnsi" w:cstheme="majorHAnsi"/>
            <w:lang w:val="it-IT"/>
            <w:rPrChange w:id="117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’utilizzo </w:t>
        </w:r>
      </w:ins>
      <w:ins w:id="1180" w:author="Tranchina Kevin" w:date="2021-02-20T11:16:00Z">
        <w:r w:rsidRPr="000B05B7">
          <w:rPr>
            <w:rFonts w:asciiTheme="majorHAnsi" w:hAnsiTheme="majorHAnsi" w:cstheme="majorHAnsi"/>
            <w:lang w:val="it-IT"/>
            <w:rPrChange w:id="118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di componenti grafici.</w:t>
        </w:r>
      </w:ins>
    </w:p>
    <w:p w:rsidR="00B04810" w:rsidRPr="000B05B7" w:rsidRDefault="00F42E21">
      <w:pPr>
        <w:rPr>
          <w:ins w:id="1182" w:author="Tranchina Kevin" w:date="2021-02-20T11:09:00Z"/>
          <w:rFonts w:asciiTheme="majorHAnsi" w:hAnsiTheme="majorHAnsi" w:cstheme="majorHAnsi"/>
          <w:lang w:val="it-IT"/>
          <w:rPrChange w:id="1183" w:author="Tranchina Kevin" w:date="2021-02-20T12:58:00Z">
            <w:rPr>
              <w:ins w:id="1184" w:author="Tranchina Kevin" w:date="2021-02-20T11:09:00Z"/>
              <w:rFonts w:ascii="Century Schoolbook" w:hAnsi="Century Schoolbook"/>
              <w:lang w:val="it-IT"/>
            </w:rPr>
          </w:rPrChange>
        </w:rPr>
      </w:pPr>
      <w:ins w:id="1185" w:author="Tranchina Kevin" w:date="2021-02-20T11:17:00Z">
        <w:r w:rsidRPr="000B05B7">
          <w:rPr>
            <w:rFonts w:asciiTheme="majorHAnsi" w:hAnsiTheme="majorHAnsi" w:cstheme="majorHAnsi"/>
            <w:lang w:val="it-IT"/>
            <w:rPrChange w:id="118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Nel corso dell’analisi è emerso anche qualche spunto di sviluppo futuro</w:t>
        </w:r>
      </w:ins>
      <w:ins w:id="1187" w:author="Tranchina Kevin" w:date="2021-02-20T11:18:00Z">
        <w:r w:rsidRPr="000B05B7">
          <w:rPr>
            <w:rFonts w:asciiTheme="majorHAnsi" w:hAnsiTheme="majorHAnsi" w:cstheme="majorHAnsi"/>
            <w:lang w:val="it-IT"/>
            <w:rPrChange w:id="118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che segnaliamo come nota, ma sui quali il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118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tool</w:t>
        </w:r>
        <w:proofErr w:type="spellEnd"/>
        <w:r w:rsidRPr="000B05B7">
          <w:rPr>
            <w:rFonts w:asciiTheme="majorHAnsi" w:hAnsiTheme="majorHAnsi" w:cstheme="majorHAnsi"/>
            <w:lang w:val="it-IT"/>
            <w:rPrChange w:id="119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di sviluppo non permetteva una rapida modifica</w:t>
        </w:r>
      </w:ins>
      <w:ins w:id="1191" w:author="Tranchina Kevin" w:date="2021-02-20T11:17:00Z">
        <w:r w:rsidRPr="000B05B7">
          <w:rPr>
            <w:rFonts w:asciiTheme="majorHAnsi" w:hAnsiTheme="majorHAnsi" w:cstheme="majorHAnsi"/>
            <w:lang w:val="it-IT"/>
            <w:rPrChange w:id="119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:</w:t>
        </w:r>
      </w:ins>
    </w:p>
    <w:p w:rsidR="00B85AF8" w:rsidRPr="000B05B7" w:rsidRDefault="00B04810">
      <w:pPr>
        <w:rPr>
          <w:ins w:id="1193" w:author="Tranchina Kevin" w:date="2021-02-20T00:18:00Z"/>
          <w:rFonts w:asciiTheme="majorHAnsi" w:hAnsiTheme="majorHAnsi" w:cstheme="majorHAnsi"/>
          <w:lang w:val="it-IT"/>
          <w:rPrChange w:id="1194" w:author="Tranchina Kevin" w:date="2021-02-20T12:58:00Z">
            <w:rPr>
              <w:ins w:id="1195" w:author="Tranchina Kevin" w:date="2021-02-20T00:18:00Z"/>
              <w:rFonts w:ascii="Century Schoolbook" w:hAnsi="Century Schoolbook"/>
              <w:lang w:val="it-IT"/>
            </w:rPr>
          </w:rPrChange>
        </w:rPr>
      </w:pPr>
      <w:ins w:id="1196" w:author="Tranchina Kevin" w:date="2021-02-20T11:09:00Z">
        <w:r w:rsidRPr="000B05B7">
          <w:rPr>
            <w:rFonts w:asciiTheme="majorHAnsi" w:hAnsiTheme="majorHAnsi" w:cstheme="majorHAnsi"/>
            <w:lang w:val="it-IT"/>
            <w:rPrChange w:id="119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-</w:t>
        </w:r>
      </w:ins>
      <w:ins w:id="1198" w:author="Tranchina Kevin" w:date="2021-02-19T22:28:00Z">
        <w:r w:rsidR="00B85AF8" w:rsidRPr="000B05B7">
          <w:rPr>
            <w:rFonts w:asciiTheme="majorHAnsi" w:hAnsiTheme="majorHAnsi" w:cstheme="majorHAnsi"/>
            <w:lang w:val="it-IT"/>
            <w:rPrChange w:id="119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la possibilità di modificare la linea oriz</w:t>
        </w:r>
      </w:ins>
      <w:ins w:id="1200" w:author="Tranchina Kevin" w:date="2021-02-19T22:29:00Z">
        <w:r w:rsidR="00B85AF8" w:rsidRPr="000B05B7">
          <w:rPr>
            <w:rFonts w:asciiTheme="majorHAnsi" w:hAnsiTheme="majorHAnsi" w:cstheme="majorHAnsi"/>
            <w:lang w:val="it-IT"/>
            <w:rPrChange w:id="120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zont</w:t>
        </w:r>
      </w:ins>
      <w:ins w:id="1202" w:author="Tranchina Kevin" w:date="2021-02-19T22:28:00Z">
        <w:r w:rsidR="00B85AF8" w:rsidRPr="000B05B7">
          <w:rPr>
            <w:rFonts w:asciiTheme="majorHAnsi" w:hAnsiTheme="majorHAnsi" w:cstheme="majorHAnsi"/>
            <w:lang w:val="it-IT"/>
            <w:rPrChange w:id="120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ale di selezione degli orari attraverso un orologio piuttosto che una linea dritta</w:t>
        </w:r>
      </w:ins>
      <w:ins w:id="1204" w:author="Tranchina Kevin" w:date="2021-02-19T22:30:00Z">
        <w:r w:rsidR="00B85AF8" w:rsidRPr="000B05B7">
          <w:rPr>
            <w:rFonts w:asciiTheme="majorHAnsi" w:hAnsiTheme="majorHAnsi" w:cstheme="majorHAnsi"/>
            <w:lang w:val="it-IT"/>
            <w:rPrChange w:id="120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.</w:t>
        </w:r>
      </w:ins>
    </w:p>
    <w:p w:rsidR="00F42E21" w:rsidRPr="000B05B7" w:rsidRDefault="00B04810" w:rsidP="00AF421B">
      <w:pPr>
        <w:rPr>
          <w:ins w:id="1206" w:author="Tranchina Kevin" w:date="2021-02-20T11:19:00Z"/>
          <w:rFonts w:asciiTheme="majorHAnsi" w:hAnsiTheme="majorHAnsi" w:cstheme="majorHAnsi"/>
          <w:lang w:val="it-IT"/>
          <w:rPrChange w:id="1207" w:author="Tranchina Kevin" w:date="2021-02-20T12:58:00Z">
            <w:rPr>
              <w:ins w:id="1208" w:author="Tranchina Kevin" w:date="2021-02-20T11:19:00Z"/>
              <w:rFonts w:ascii="Century Schoolbook" w:hAnsi="Century Schoolbook"/>
              <w:lang w:val="it-IT"/>
            </w:rPr>
          </w:rPrChange>
        </w:rPr>
      </w:pPr>
      <w:ins w:id="1209" w:author="Tranchina Kevin" w:date="2021-02-20T11:09:00Z">
        <w:r w:rsidRPr="000B05B7">
          <w:rPr>
            <w:rFonts w:asciiTheme="majorHAnsi" w:hAnsiTheme="majorHAnsi" w:cstheme="majorHAnsi"/>
            <w:lang w:val="it-IT"/>
            <w:rPrChange w:id="121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-a</w:t>
        </w:r>
      </w:ins>
      <w:ins w:id="1211" w:author="Tranchina Kevin" w:date="2021-02-20T00:18:00Z">
        <w:r w:rsidR="005473D1" w:rsidRPr="000B05B7">
          <w:rPr>
            <w:rFonts w:asciiTheme="majorHAnsi" w:hAnsiTheme="majorHAnsi" w:cstheme="majorHAnsi"/>
            <w:lang w:val="it-IT"/>
            <w:rPrChange w:id="121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ggiungere un + o – per riuscire subi</w:t>
        </w:r>
        <w:r w:rsidRPr="000B05B7">
          <w:rPr>
            <w:rFonts w:asciiTheme="majorHAnsi" w:hAnsiTheme="majorHAnsi" w:cstheme="majorHAnsi"/>
            <w:lang w:val="it-IT"/>
            <w:rPrChange w:id="121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to ad ingrandire la mappa</w:t>
        </w:r>
      </w:ins>
      <w:ins w:id="1214" w:author="Tranchina Kevin" w:date="2021-02-20T11:10:00Z">
        <w:r w:rsidRPr="000B05B7">
          <w:rPr>
            <w:rFonts w:asciiTheme="majorHAnsi" w:hAnsiTheme="majorHAnsi" w:cstheme="majorHAnsi"/>
            <w:lang w:val="it-IT"/>
            <w:rPrChange w:id="121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.</w:t>
        </w:r>
        <w:r w:rsidRPr="000B05B7">
          <w:rPr>
            <w:rFonts w:asciiTheme="majorHAnsi" w:hAnsiTheme="majorHAnsi" w:cstheme="majorHAnsi"/>
            <w:lang w:val="it-IT"/>
            <w:rPrChange w:id="121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br/>
        </w:r>
      </w:ins>
    </w:p>
    <w:p w:rsidR="00F42E21" w:rsidRPr="000B05B7" w:rsidRDefault="00F42E21">
      <w:pPr>
        <w:rPr>
          <w:ins w:id="1217" w:author="Tranchina Kevin" w:date="2021-02-20T11:19:00Z"/>
          <w:rFonts w:asciiTheme="majorHAnsi" w:hAnsiTheme="majorHAnsi" w:cstheme="majorHAnsi"/>
          <w:lang w:val="it-IT"/>
          <w:rPrChange w:id="1218" w:author="Tranchina Kevin" w:date="2021-02-20T12:58:00Z">
            <w:rPr>
              <w:ins w:id="1219" w:author="Tranchina Kevin" w:date="2021-02-20T11:19:00Z"/>
              <w:rFonts w:ascii="Century Schoolbook" w:hAnsi="Century Schoolbook"/>
              <w:lang w:val="it-IT"/>
            </w:rPr>
          </w:rPrChange>
        </w:rPr>
      </w:pPr>
      <w:ins w:id="1220" w:author="Tranchina Kevin" w:date="2021-02-20T11:19:00Z">
        <w:r w:rsidRPr="000B05B7">
          <w:rPr>
            <w:rFonts w:asciiTheme="majorHAnsi" w:hAnsiTheme="majorHAnsi" w:cstheme="majorHAnsi"/>
            <w:lang w:val="it-IT"/>
            <w:rPrChange w:id="122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br w:type="page"/>
        </w:r>
      </w:ins>
    </w:p>
    <w:p w:rsidR="00AA4B6E" w:rsidRPr="000B05B7" w:rsidDel="00245EE8" w:rsidRDefault="000D7747">
      <w:pPr>
        <w:ind w:left="142"/>
        <w:rPr>
          <w:del w:id="1222" w:author="Tranchina Kevin" w:date="2021-02-13T00:02:00Z"/>
          <w:rFonts w:asciiTheme="majorHAnsi" w:hAnsiTheme="majorHAnsi" w:cstheme="majorHAnsi"/>
          <w:b/>
          <w:sz w:val="32"/>
          <w:lang w:val="it-IT"/>
          <w:rPrChange w:id="1223" w:author="Tranchina Kevin" w:date="2021-02-20T12:58:00Z">
            <w:rPr>
              <w:del w:id="1224" w:author="Tranchina Kevin" w:date="2021-02-13T00:02:00Z"/>
              <w:rFonts w:ascii="Century Schoolbook" w:hAnsi="Century Schoolbook"/>
              <w:sz w:val="32"/>
              <w:lang w:val="it-IT"/>
            </w:rPr>
          </w:rPrChange>
        </w:rPr>
        <w:pPrChange w:id="1225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226" w:author="Tranchina Kevin" w:date="2021-02-14T23:30:00Z">
        <w:r w:rsidRPr="000B05B7">
          <w:rPr>
            <w:rFonts w:asciiTheme="majorHAnsi" w:hAnsiTheme="majorHAnsi" w:cstheme="majorHAnsi"/>
            <w:b/>
            <w:sz w:val="32"/>
            <w:lang w:val="it-IT"/>
            <w:rPrChange w:id="1227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2.2 </w:t>
        </w:r>
      </w:ins>
      <w:del w:id="1228" w:author="Tranchina Kevin" w:date="2021-02-13T00:02:00Z">
        <w:r w:rsidR="00AA4B6E" w:rsidRPr="000B05B7" w:rsidDel="00245EE8">
          <w:rPr>
            <w:rFonts w:asciiTheme="majorHAnsi" w:hAnsiTheme="majorHAnsi" w:cstheme="majorHAnsi"/>
            <w:b/>
            <w:sz w:val="32"/>
            <w:lang w:val="it-IT"/>
            <w:rPrChange w:id="1229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delText xml:space="preserve">Nella prima </w:delText>
        </w:r>
      </w:del>
    </w:p>
    <w:p w:rsidR="003F79B1" w:rsidRPr="000B05B7" w:rsidRDefault="003F79B1">
      <w:pPr>
        <w:rPr>
          <w:ins w:id="1230" w:author="Tranchina Kevin" w:date="2021-02-12T23:57:00Z"/>
          <w:rFonts w:asciiTheme="majorHAnsi" w:hAnsiTheme="majorHAnsi" w:cstheme="majorHAnsi"/>
          <w:b/>
          <w:sz w:val="32"/>
          <w:lang w:val="it-IT"/>
          <w:rPrChange w:id="1231" w:author="Tranchina Kevin" w:date="2021-02-20T12:58:00Z">
            <w:rPr>
              <w:ins w:id="1232" w:author="Tranchina Kevin" w:date="2021-02-12T23:57:00Z"/>
              <w:lang w:val="it-IT"/>
            </w:rPr>
          </w:rPrChange>
        </w:rPr>
        <w:pPrChange w:id="1233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r w:rsidRPr="000B05B7">
        <w:rPr>
          <w:rFonts w:asciiTheme="majorHAnsi" w:hAnsiTheme="majorHAnsi" w:cstheme="majorHAnsi"/>
          <w:b/>
          <w:sz w:val="32"/>
          <w:lang w:val="it-IT"/>
          <w:rPrChange w:id="1234" w:author="Tranchina Kevin" w:date="2021-02-20T12:58:00Z">
            <w:rPr>
              <w:rFonts w:ascii="Century Schoolbook" w:hAnsi="Century Schoolbook"/>
              <w:b/>
              <w:sz w:val="32"/>
              <w:lang w:val="it-IT"/>
            </w:rPr>
          </w:rPrChange>
        </w:rPr>
        <w:t>S</w:t>
      </w:r>
      <w:r w:rsidRPr="000B05B7">
        <w:rPr>
          <w:rFonts w:asciiTheme="majorHAnsi" w:hAnsiTheme="majorHAnsi" w:cstheme="majorHAnsi"/>
          <w:b/>
          <w:sz w:val="32"/>
          <w:lang w:val="it-IT"/>
          <w:rPrChange w:id="1235" w:author="Tranchina Kevin" w:date="2021-02-20T12:58:00Z">
            <w:rPr>
              <w:lang w:val="it-IT"/>
            </w:rPr>
          </w:rPrChange>
        </w:rPr>
        <w:t>econda Vis</w:t>
      </w:r>
      <w:ins w:id="1236" w:author="Tranchina Kevin" w:date="2021-02-13T22:37:00Z">
        <w:r w:rsidR="00121A27" w:rsidRPr="000B05B7">
          <w:rPr>
            <w:rFonts w:asciiTheme="majorHAnsi" w:hAnsiTheme="majorHAnsi" w:cstheme="majorHAnsi"/>
            <w:b/>
            <w:sz w:val="32"/>
            <w:lang w:val="it-IT"/>
            <w:rPrChange w:id="1237" w:author="Tranchina Kevin" w:date="2021-02-20T12:58:00Z">
              <w:rPr>
                <w:lang w:val="it-IT"/>
              </w:rPr>
            </w:rPrChange>
          </w:rPr>
          <w:t>u</w:t>
        </w:r>
      </w:ins>
      <w:ins w:id="1238" w:author="Tranchina Kevin" w:date="2021-02-13T11:12:00Z">
        <w:r w:rsidR="002D7296" w:rsidRPr="000B05B7">
          <w:rPr>
            <w:rFonts w:asciiTheme="majorHAnsi" w:hAnsiTheme="majorHAnsi" w:cstheme="majorHAnsi"/>
            <w:b/>
            <w:sz w:val="32"/>
            <w:lang w:val="it-IT"/>
            <w:rPrChange w:id="1239" w:author="Tranchina Kevin" w:date="2021-02-20T12:58:00Z">
              <w:rPr>
                <w:lang w:val="it-IT"/>
              </w:rPr>
            </w:rPrChange>
          </w:rPr>
          <w:t>a</w:t>
        </w:r>
      </w:ins>
      <w:del w:id="1240" w:author="Tranchina Kevin" w:date="2021-02-13T11:12:00Z">
        <w:r w:rsidRPr="000B05B7" w:rsidDel="002D7296">
          <w:rPr>
            <w:rFonts w:asciiTheme="majorHAnsi" w:hAnsiTheme="majorHAnsi" w:cstheme="majorHAnsi"/>
            <w:b/>
            <w:sz w:val="32"/>
            <w:lang w:val="it-IT"/>
            <w:rPrChange w:id="1241" w:author="Tranchina Kevin" w:date="2021-02-20T12:58:00Z">
              <w:rPr>
                <w:lang w:val="it-IT"/>
              </w:rPr>
            </w:rPrChange>
          </w:rPr>
          <w:delText>u</w:delText>
        </w:r>
      </w:del>
      <w:r w:rsidRPr="000B05B7">
        <w:rPr>
          <w:rFonts w:asciiTheme="majorHAnsi" w:hAnsiTheme="majorHAnsi" w:cstheme="majorHAnsi"/>
          <w:b/>
          <w:sz w:val="32"/>
          <w:lang w:val="it-IT"/>
          <w:rPrChange w:id="1242" w:author="Tranchina Kevin" w:date="2021-02-20T12:58:00Z">
            <w:rPr>
              <w:lang w:val="it-IT"/>
            </w:rPr>
          </w:rPrChange>
        </w:rPr>
        <w:t>lizzazione</w:t>
      </w:r>
    </w:p>
    <w:p w:rsidR="00D07818" w:rsidRPr="000B05B7" w:rsidRDefault="009F679C">
      <w:pPr>
        <w:pStyle w:val="ListParagraph"/>
        <w:ind w:left="0"/>
        <w:rPr>
          <w:ins w:id="1243" w:author="Tranchina Kevin" w:date="2021-02-20T12:25:00Z"/>
          <w:rFonts w:asciiTheme="majorHAnsi" w:hAnsiTheme="majorHAnsi" w:cstheme="majorHAnsi"/>
          <w:lang w:val="it-IT"/>
          <w:rPrChange w:id="1244" w:author="Tranchina Kevin" w:date="2021-02-20T12:58:00Z">
            <w:rPr>
              <w:ins w:id="1245" w:author="Tranchina Kevin" w:date="2021-02-20T12:25:00Z"/>
              <w:rFonts w:ascii="Century Schoolbook" w:hAnsi="Century Schoolbook"/>
              <w:lang w:val="it-IT"/>
            </w:rPr>
          </w:rPrChange>
        </w:rPr>
      </w:pPr>
      <w:ins w:id="1246" w:author="Tranchina Kevin" w:date="2021-02-13T22:48:00Z">
        <w:r w:rsidRPr="000B05B7">
          <w:rPr>
            <w:rFonts w:asciiTheme="majorHAnsi" w:hAnsiTheme="majorHAnsi" w:cstheme="majorHAnsi"/>
            <w:lang w:val="it-IT"/>
            <w:rPrChange w:id="124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La seconda visualizzazione ha lo s</w:t>
        </w:r>
      </w:ins>
      <w:ins w:id="1248" w:author="Tranchina Kevin" w:date="2021-02-13T11:11:00Z">
        <w:r w:rsidR="002D7296" w:rsidRPr="000B05B7">
          <w:rPr>
            <w:rFonts w:asciiTheme="majorHAnsi" w:hAnsiTheme="majorHAnsi" w:cstheme="majorHAnsi"/>
            <w:lang w:val="it-IT"/>
            <w:rPrChange w:id="1249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t>copo</w:t>
        </w:r>
      </w:ins>
      <w:ins w:id="1250" w:author="Tranchina Kevin" w:date="2021-02-13T22:50:00Z">
        <w:r w:rsidRPr="000B05B7">
          <w:rPr>
            <w:rFonts w:asciiTheme="majorHAnsi" w:hAnsiTheme="majorHAnsi" w:cstheme="majorHAnsi"/>
            <w:lang w:val="it-IT"/>
            <w:rPrChange w:id="125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di</w:t>
        </w:r>
      </w:ins>
      <w:ins w:id="1252" w:author="Tranchina Kevin" w:date="2021-02-13T11:11:00Z">
        <w:r w:rsidR="002D7296" w:rsidRPr="000B05B7">
          <w:rPr>
            <w:rFonts w:asciiTheme="majorHAnsi" w:hAnsiTheme="majorHAnsi" w:cstheme="majorHAnsi"/>
            <w:lang w:val="it-IT"/>
            <w:rPrChange w:id="1253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t xml:space="preserve"> compar</w:t>
        </w:r>
      </w:ins>
      <w:ins w:id="1254" w:author="Tranchina Kevin" w:date="2021-02-13T22:50:00Z">
        <w:r w:rsidRPr="000B05B7">
          <w:rPr>
            <w:rFonts w:asciiTheme="majorHAnsi" w:hAnsiTheme="majorHAnsi" w:cstheme="majorHAnsi"/>
            <w:lang w:val="it-IT"/>
            <w:rPrChange w:id="125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are il traffico</w:t>
        </w:r>
      </w:ins>
      <w:ins w:id="1256" w:author="Tranchina Kevin" w:date="2021-02-13T11:12:00Z">
        <w:r w:rsidR="002D7296" w:rsidRPr="000B05B7">
          <w:rPr>
            <w:rFonts w:asciiTheme="majorHAnsi" w:hAnsiTheme="majorHAnsi" w:cstheme="majorHAnsi"/>
            <w:lang w:val="it-IT"/>
            <w:rPrChange w:id="1257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 </w:t>
        </w:r>
      </w:ins>
      <w:proofErr w:type="spellStart"/>
      <w:ins w:id="1258" w:author="Tranchina Kevin" w:date="2021-02-13T22:48:00Z">
        <w:r w:rsidR="007D6ED4" w:rsidRPr="000B05B7">
          <w:rPr>
            <w:rFonts w:asciiTheme="majorHAnsi" w:hAnsiTheme="majorHAnsi" w:cstheme="majorHAnsi"/>
            <w:lang w:val="it-IT"/>
            <w:rPrChange w:id="125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internet</w:t>
        </w:r>
        <w:proofErr w:type="spellEnd"/>
        <w:r w:rsidR="007D6ED4" w:rsidRPr="000B05B7">
          <w:rPr>
            <w:rFonts w:asciiTheme="majorHAnsi" w:hAnsiTheme="majorHAnsi" w:cstheme="majorHAnsi"/>
            <w:lang w:val="it-IT"/>
            <w:rPrChange w:id="126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,</w:t>
        </w:r>
      </w:ins>
      <w:ins w:id="1261" w:author="Tranchina Kevin" w:date="2021-02-20T11:34:00Z">
        <w:r w:rsidR="007D6ED4" w:rsidRPr="000B05B7">
          <w:rPr>
            <w:rFonts w:asciiTheme="majorHAnsi" w:hAnsiTheme="majorHAnsi" w:cstheme="majorHAnsi"/>
            <w:lang w:val="it-IT"/>
            <w:rPrChange w:id="126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</w:t>
        </w:r>
      </w:ins>
      <w:ins w:id="1263" w:author="Tranchina Kevin" w:date="2021-02-13T22:48:00Z">
        <w:r w:rsidRPr="000B05B7">
          <w:rPr>
            <w:rFonts w:asciiTheme="majorHAnsi" w:hAnsiTheme="majorHAnsi" w:cstheme="majorHAnsi"/>
            <w:lang w:val="it-IT"/>
            <w:rPrChange w:id="126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sms</w:t>
        </w:r>
        <w:r w:rsidR="007D6ED4" w:rsidRPr="000B05B7">
          <w:rPr>
            <w:rFonts w:asciiTheme="majorHAnsi" w:hAnsiTheme="majorHAnsi" w:cstheme="majorHAnsi"/>
            <w:lang w:val="it-IT"/>
            <w:rPrChange w:id="126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, </w:t>
        </w:r>
        <w:r w:rsidR="00C51D23">
          <w:rPr>
            <w:rFonts w:asciiTheme="majorHAnsi" w:hAnsiTheme="majorHAnsi" w:cstheme="majorHAnsi"/>
            <w:lang w:val="it-IT"/>
            <w:rPrChange w:id="1266" w:author="Tranchina Kevin" w:date="2021-02-20T12:58:00Z">
              <w:rPr>
                <w:rFonts w:asciiTheme="majorHAnsi" w:hAnsiTheme="majorHAnsi" w:cstheme="majorHAnsi"/>
                <w:lang w:val="it-IT"/>
              </w:rPr>
            </w:rPrChange>
          </w:rPr>
          <w:t>telefonate in ingresso e in uscita dal territorio milanese</w:t>
        </w:r>
      </w:ins>
      <w:ins w:id="1267" w:author="Tranchina Kevin" w:date="2021-02-21T00:46:00Z">
        <w:r w:rsidR="00C51D23">
          <w:rPr>
            <w:rFonts w:asciiTheme="majorHAnsi" w:hAnsiTheme="majorHAnsi" w:cstheme="majorHAnsi"/>
            <w:lang w:val="it-IT"/>
          </w:rPr>
          <w:t>, popolazione</w:t>
        </w:r>
      </w:ins>
      <w:ins w:id="1268" w:author="Tranchina Kevin" w:date="2021-02-13T22:49:00Z">
        <w:r w:rsidRPr="000B05B7">
          <w:rPr>
            <w:rFonts w:asciiTheme="majorHAnsi" w:hAnsiTheme="majorHAnsi" w:cstheme="majorHAnsi"/>
            <w:lang w:val="it-IT"/>
            <w:rPrChange w:id="126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nei diversi giorni o nelle diverse ore della giornata</w:t>
        </w:r>
      </w:ins>
    </w:p>
    <w:p w:rsidR="000B0590" w:rsidRPr="000B05B7" w:rsidRDefault="00850100" w:rsidP="00D07818">
      <w:pPr>
        <w:pStyle w:val="ListParagraph"/>
        <w:ind w:left="0"/>
        <w:rPr>
          <w:ins w:id="1270" w:author="Tranchina Kevin" w:date="2021-02-20T12:25:00Z"/>
          <w:rFonts w:asciiTheme="majorHAnsi" w:hAnsiTheme="majorHAnsi" w:cstheme="majorHAnsi"/>
          <w:lang w:val="it-IT"/>
          <w:rPrChange w:id="1271" w:author="Tranchina Kevin" w:date="2021-02-20T12:58:00Z">
            <w:rPr>
              <w:ins w:id="1272" w:author="Tranchina Kevin" w:date="2021-02-20T12:25:00Z"/>
              <w:rFonts w:ascii="Century Schoolbook" w:hAnsi="Century Schoolbook"/>
              <w:lang w:val="it-IT"/>
            </w:rPr>
          </w:rPrChange>
        </w:rPr>
      </w:pPr>
      <w:ins w:id="1273" w:author="Tranchina Kevin" w:date="2021-02-21T00:23:00Z">
        <w:r w:rsidRPr="00850100">
          <w:rPr>
            <w:rFonts w:asciiTheme="majorHAnsi" w:hAnsiTheme="majorHAnsi" w:cstheme="majorHAnsi"/>
            <w:lang w:val="it-IT"/>
          </w:rPr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column">
                <wp:posOffset>76200</wp:posOffset>
              </wp:positionH>
              <wp:positionV relativeFrom="paragraph">
                <wp:posOffset>261620</wp:posOffset>
              </wp:positionV>
              <wp:extent cx="5943600" cy="2564130"/>
              <wp:effectExtent l="0" t="0" r="0" b="7620"/>
              <wp:wrapTight wrapText="bothSides">
                <wp:wrapPolygon edited="0">
                  <wp:start x="0" y="0"/>
                  <wp:lineTo x="0" y="21504"/>
                  <wp:lineTo x="21531" y="21504"/>
                  <wp:lineTo x="21531" y="0"/>
                  <wp:lineTo x="0" y="0"/>
                </wp:wrapPolygon>
              </wp:wrapTight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64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:rsidR="000B0590" w:rsidRPr="000B05B7" w:rsidRDefault="000B0590" w:rsidP="00D07818">
      <w:pPr>
        <w:pStyle w:val="ListParagraph"/>
        <w:ind w:left="0"/>
        <w:rPr>
          <w:ins w:id="1274" w:author="Tranchina Kevin" w:date="2021-02-20T12:25:00Z"/>
          <w:rFonts w:asciiTheme="majorHAnsi" w:hAnsiTheme="majorHAnsi" w:cstheme="majorHAnsi"/>
          <w:lang w:val="it-IT"/>
          <w:rPrChange w:id="1275" w:author="Tranchina Kevin" w:date="2021-02-20T12:58:00Z">
            <w:rPr>
              <w:ins w:id="1276" w:author="Tranchina Kevin" w:date="2021-02-20T12:25:00Z"/>
              <w:rFonts w:ascii="Century Schoolbook" w:hAnsi="Century Schoolbook"/>
              <w:lang w:val="it-IT"/>
            </w:rPr>
          </w:rPrChange>
        </w:rPr>
      </w:pPr>
    </w:p>
    <w:p w:rsidR="000B0590" w:rsidRPr="000B05B7" w:rsidRDefault="00850100" w:rsidP="00D07818">
      <w:pPr>
        <w:pStyle w:val="ListParagraph"/>
        <w:ind w:left="0"/>
        <w:rPr>
          <w:ins w:id="1277" w:author="Tranchina Kevin" w:date="2021-02-20T12:03:00Z"/>
          <w:rFonts w:asciiTheme="majorHAnsi" w:hAnsiTheme="majorHAnsi" w:cstheme="majorHAnsi"/>
          <w:lang w:val="it-IT"/>
          <w:rPrChange w:id="1278" w:author="Tranchina Kevin" w:date="2021-02-20T12:58:00Z">
            <w:rPr>
              <w:ins w:id="1279" w:author="Tranchina Kevin" w:date="2021-02-20T12:03:00Z"/>
              <w:rFonts w:ascii="Century Schoolbook" w:hAnsi="Century Schoolbook"/>
              <w:lang w:val="it-IT"/>
            </w:rPr>
          </w:rPrChange>
        </w:rPr>
      </w:pPr>
      <w:ins w:id="1280" w:author="Tranchina Kevin" w:date="2021-02-21T00:23:00Z">
        <w:r w:rsidRPr="00C51D23">
          <w:rPr>
            <w:noProof/>
            <w:lang w:val="it-IT"/>
            <w:rPrChange w:id="1281" w:author="Tranchina Kevin" w:date="2021-02-21T00:46:00Z">
              <w:rPr>
                <w:noProof/>
              </w:rPr>
            </w:rPrChange>
          </w:rPr>
          <w:t xml:space="preserve"> </w:t>
        </w:r>
      </w:ins>
    </w:p>
    <w:p w:rsidR="00D07818" w:rsidRPr="000B05B7" w:rsidRDefault="00D07818" w:rsidP="00D07818">
      <w:pPr>
        <w:pStyle w:val="ListParagraph"/>
        <w:ind w:left="0"/>
        <w:rPr>
          <w:ins w:id="1282" w:author="Tranchina Kevin" w:date="2021-02-20T12:03:00Z"/>
          <w:rFonts w:asciiTheme="majorHAnsi" w:hAnsiTheme="majorHAnsi" w:cstheme="majorHAnsi"/>
          <w:lang w:val="it-IT"/>
          <w:rPrChange w:id="1283" w:author="Tranchina Kevin" w:date="2021-02-20T12:58:00Z">
            <w:rPr>
              <w:ins w:id="1284" w:author="Tranchina Kevin" w:date="2021-02-20T12:03:00Z"/>
              <w:rFonts w:ascii="Century Schoolbook" w:hAnsi="Century Schoolbook"/>
              <w:lang w:val="it-IT"/>
            </w:rPr>
          </w:rPrChange>
        </w:rPr>
      </w:pPr>
    </w:p>
    <w:p w:rsidR="00D07818" w:rsidRPr="000B05B7" w:rsidRDefault="00D07818" w:rsidP="00D07818">
      <w:pPr>
        <w:pStyle w:val="ListParagraph"/>
        <w:ind w:left="0"/>
        <w:rPr>
          <w:ins w:id="1285" w:author="Tranchina Kevin" w:date="2021-02-20T12:03:00Z"/>
          <w:rFonts w:asciiTheme="majorHAnsi" w:hAnsiTheme="majorHAnsi" w:cstheme="majorHAnsi"/>
          <w:b/>
          <w:lang w:val="it-IT"/>
          <w:rPrChange w:id="1286" w:author="Tranchina Kevin" w:date="2021-02-20T12:58:00Z">
            <w:rPr>
              <w:ins w:id="1287" w:author="Tranchina Kevin" w:date="2021-02-20T12:03:00Z"/>
              <w:rFonts w:ascii="Century Schoolbook" w:hAnsi="Century Schoolbook"/>
              <w:lang w:val="it-IT"/>
            </w:rPr>
          </w:rPrChange>
        </w:rPr>
      </w:pPr>
      <w:ins w:id="1288" w:author="Tranchina Kevin" w:date="2021-02-20T12:03:00Z">
        <w:r w:rsidRPr="000B05B7">
          <w:rPr>
            <w:rFonts w:asciiTheme="majorHAnsi" w:hAnsiTheme="majorHAnsi" w:cstheme="majorHAnsi"/>
            <w:b/>
            <w:lang w:val="it-IT"/>
            <w:rPrChange w:id="128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Panoramica dei grafici:</w:t>
        </w:r>
      </w:ins>
    </w:p>
    <w:p w:rsidR="00D07818" w:rsidRPr="000B05B7" w:rsidRDefault="00D07818">
      <w:pPr>
        <w:pStyle w:val="ListParagraph"/>
        <w:numPr>
          <w:ilvl w:val="0"/>
          <w:numId w:val="23"/>
        </w:numPr>
        <w:rPr>
          <w:ins w:id="1290" w:author="Tranchina Kevin" w:date="2021-02-20T12:13:00Z"/>
          <w:rFonts w:asciiTheme="majorHAnsi" w:hAnsiTheme="majorHAnsi" w:cstheme="majorHAnsi"/>
          <w:lang w:val="it-IT"/>
          <w:rPrChange w:id="1291" w:author="Tranchina Kevin" w:date="2021-02-20T12:58:00Z">
            <w:rPr>
              <w:ins w:id="1292" w:author="Tranchina Kevin" w:date="2021-02-20T12:13:00Z"/>
              <w:rFonts w:ascii="Century Schoolbook" w:hAnsi="Century Schoolbook"/>
              <w:lang w:val="it-IT"/>
            </w:rPr>
          </w:rPrChange>
        </w:rPr>
        <w:pPrChange w:id="1293" w:author="Tranchina Kevin" w:date="2021-02-20T12:13:00Z">
          <w:pPr>
            <w:pStyle w:val="ListParagraph"/>
            <w:ind w:left="0"/>
          </w:pPr>
        </w:pPrChange>
      </w:pPr>
      <w:ins w:id="1294" w:author="Tranchina Kevin" w:date="2021-02-20T12:03:00Z">
        <w:r w:rsidRPr="000B05B7">
          <w:rPr>
            <w:rFonts w:asciiTheme="majorHAnsi" w:hAnsiTheme="majorHAnsi" w:cstheme="majorHAnsi"/>
            <w:i/>
            <w:lang w:val="it-IT"/>
            <w:rPrChange w:id="129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radar chart</w:t>
        </w:r>
      </w:ins>
      <w:ins w:id="1296" w:author="Tranchina Kevin" w:date="2021-02-20T12:04:00Z">
        <w:r w:rsidRPr="000B05B7">
          <w:rPr>
            <w:rFonts w:asciiTheme="majorHAnsi" w:hAnsiTheme="majorHAnsi" w:cstheme="majorHAnsi"/>
            <w:lang w:val="it-IT"/>
            <w:rPrChange w:id="129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,</w:t>
        </w:r>
      </w:ins>
      <w:ins w:id="1298" w:author="Tranchina Kevin" w:date="2021-02-20T12:05:00Z">
        <w:r w:rsidRPr="000B05B7">
          <w:rPr>
            <w:rFonts w:asciiTheme="majorHAnsi" w:hAnsiTheme="majorHAnsi" w:cstheme="majorHAnsi"/>
            <w:lang w:val="it-IT"/>
            <w:rPrChange w:id="129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risulta immediatamente chiara la differenza tra le ore notturne e diurne, come ci aspettavamo, e</w:t>
        </w:r>
      </w:ins>
      <w:ins w:id="1300" w:author="Tranchina Kevin" w:date="2021-02-20T12:03:00Z">
        <w:r w:rsidRPr="000B05B7">
          <w:rPr>
            <w:rFonts w:asciiTheme="majorHAnsi" w:hAnsiTheme="majorHAnsi" w:cstheme="majorHAnsi"/>
            <w:lang w:val="it-IT"/>
            <w:rPrChange w:id="130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dopo qualche scelta </w:t>
        </w:r>
      </w:ins>
      <w:ins w:id="1302" w:author="Tranchina Kevin" w:date="2021-02-20T12:05:00Z">
        <w:r w:rsidRPr="000B05B7">
          <w:rPr>
            <w:rFonts w:asciiTheme="majorHAnsi" w:hAnsiTheme="majorHAnsi" w:cstheme="majorHAnsi"/>
            <w:lang w:val="it-IT"/>
            <w:rPrChange w:id="130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appropriata </w:t>
        </w:r>
      </w:ins>
      <w:ins w:id="1304" w:author="Tranchina Kevin" w:date="2021-02-20T12:03:00Z">
        <w:r w:rsidRPr="000B05B7">
          <w:rPr>
            <w:rFonts w:asciiTheme="majorHAnsi" w:hAnsiTheme="majorHAnsi" w:cstheme="majorHAnsi"/>
            <w:lang w:val="it-IT"/>
            <w:rPrChange w:id="130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delle giornate </w:t>
        </w:r>
      </w:ins>
      <w:ins w:id="1306" w:author="Tranchina Kevin" w:date="2021-02-20T12:06:00Z">
        <w:r w:rsidRPr="000B05B7">
          <w:rPr>
            <w:rFonts w:asciiTheme="majorHAnsi" w:hAnsiTheme="majorHAnsi" w:cstheme="majorHAnsi"/>
            <w:lang w:val="it-IT"/>
            <w:rPrChange w:id="130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risulta </w:t>
        </w:r>
      </w:ins>
      <w:ins w:id="1308" w:author="Tranchina Kevin" w:date="2021-02-20T12:07:00Z">
        <w:r w:rsidRPr="000B05B7">
          <w:rPr>
            <w:rFonts w:asciiTheme="majorHAnsi" w:hAnsiTheme="majorHAnsi" w:cstheme="majorHAnsi"/>
            <w:lang w:val="it-IT"/>
            <w:rPrChange w:id="130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anche </w:t>
        </w:r>
      </w:ins>
      <w:ins w:id="1310" w:author="Tranchina Kevin" w:date="2021-02-20T12:06:00Z">
        <w:r w:rsidRPr="000B05B7">
          <w:rPr>
            <w:rFonts w:asciiTheme="majorHAnsi" w:hAnsiTheme="majorHAnsi" w:cstheme="majorHAnsi"/>
            <w:lang w:val="it-IT"/>
            <w:rPrChange w:id="131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chiara a colpo d’occhio la differenza </w:t>
        </w:r>
      </w:ins>
      <w:ins w:id="1312" w:author="Tranchina Kevin" w:date="2021-02-20T12:07:00Z">
        <w:r w:rsidRPr="000B05B7">
          <w:rPr>
            <w:rFonts w:asciiTheme="majorHAnsi" w:hAnsiTheme="majorHAnsi" w:cstheme="majorHAnsi"/>
            <w:lang w:val="it-IT"/>
            <w:rPrChange w:id="131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tra l’utilizzo della grandezza selezionata </w:t>
        </w:r>
      </w:ins>
      <w:ins w:id="1314" w:author="Tranchina Kevin" w:date="2021-02-20T12:03:00Z">
        <w:r w:rsidRPr="000B05B7">
          <w:rPr>
            <w:rFonts w:asciiTheme="majorHAnsi" w:hAnsiTheme="majorHAnsi" w:cstheme="majorHAnsi"/>
            <w:lang w:val="it-IT"/>
            <w:rPrChange w:id="131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nel fine settimana è maggiore che durante la settimana. </w:t>
        </w:r>
      </w:ins>
    </w:p>
    <w:p w:rsidR="00D07818" w:rsidRPr="000B05B7" w:rsidRDefault="00D07818">
      <w:pPr>
        <w:pStyle w:val="ListParagraph"/>
        <w:numPr>
          <w:ilvl w:val="0"/>
          <w:numId w:val="23"/>
        </w:numPr>
        <w:rPr>
          <w:ins w:id="1316" w:author="Tranchina Kevin" w:date="2021-02-20T12:16:00Z"/>
          <w:rFonts w:asciiTheme="majorHAnsi" w:hAnsiTheme="majorHAnsi" w:cstheme="majorHAnsi"/>
          <w:lang w:val="it-IT"/>
          <w:rPrChange w:id="1317" w:author="Tranchina Kevin" w:date="2021-02-20T12:58:00Z">
            <w:rPr>
              <w:ins w:id="1318" w:author="Tranchina Kevin" w:date="2021-02-20T12:16:00Z"/>
              <w:rFonts w:ascii="Century Schoolbook" w:hAnsi="Century Schoolbook"/>
              <w:lang w:val="it-IT"/>
            </w:rPr>
          </w:rPrChange>
        </w:rPr>
        <w:pPrChange w:id="1319" w:author="Tranchina Kevin" w:date="2021-02-20T12:13:00Z">
          <w:pPr>
            <w:pStyle w:val="ListParagraph"/>
            <w:ind w:left="0"/>
          </w:pPr>
        </w:pPrChange>
      </w:pPr>
      <w:ins w:id="1320" w:author="Tranchina Kevin" w:date="2021-02-20T12:13:00Z">
        <w:r w:rsidRPr="000B05B7">
          <w:rPr>
            <w:rFonts w:asciiTheme="majorHAnsi" w:hAnsiTheme="majorHAnsi" w:cstheme="majorHAnsi"/>
            <w:i/>
            <w:lang w:val="it-IT"/>
            <w:rPrChange w:id="1321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 xml:space="preserve">Grafico a barre con i giorni della settimana, </w:t>
        </w:r>
        <w:r w:rsidRPr="000B05B7">
          <w:rPr>
            <w:rFonts w:asciiTheme="majorHAnsi" w:hAnsiTheme="majorHAnsi" w:cstheme="majorHAnsi"/>
            <w:lang w:val="it-IT"/>
            <w:rPrChange w:id="132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inizialmente per questo grafico era stato pensato </w:t>
        </w:r>
      </w:ins>
      <w:ins w:id="1323" w:author="Tranchina Kevin" w:date="2021-02-20T12:14:00Z">
        <w:r w:rsidR="000B0590" w:rsidRPr="000B05B7">
          <w:rPr>
            <w:rFonts w:asciiTheme="majorHAnsi" w:hAnsiTheme="majorHAnsi" w:cstheme="majorHAnsi"/>
            <w:lang w:val="it-IT"/>
            <w:rPrChange w:id="132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ad </w:t>
        </w:r>
      </w:ins>
      <w:ins w:id="1325" w:author="Tranchina Kevin" w:date="2021-02-20T12:13:00Z">
        <w:r w:rsidRPr="000B05B7">
          <w:rPr>
            <w:rFonts w:asciiTheme="majorHAnsi" w:hAnsiTheme="majorHAnsi" w:cstheme="majorHAnsi"/>
            <w:lang w:val="it-IT"/>
            <w:rPrChange w:id="132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un radar chart, tuttavia la somiglianza tra i vari giorni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132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intrasetti</w:t>
        </w:r>
      </w:ins>
      <w:ins w:id="1328" w:author="Tranchina Kevin" w:date="2021-02-20T12:14:00Z">
        <w:r w:rsidR="000B0590" w:rsidRPr="000B05B7">
          <w:rPr>
            <w:rFonts w:asciiTheme="majorHAnsi" w:hAnsiTheme="majorHAnsi" w:cstheme="majorHAnsi"/>
            <w:lang w:val="it-IT"/>
            <w:rPrChange w:id="132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manali</w:t>
        </w:r>
        <w:proofErr w:type="spellEnd"/>
        <w:r w:rsidR="000B0590" w:rsidRPr="000B05B7">
          <w:rPr>
            <w:rFonts w:asciiTheme="majorHAnsi" w:hAnsiTheme="majorHAnsi" w:cstheme="majorHAnsi"/>
            <w:lang w:val="it-IT"/>
            <w:rPrChange w:id="133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e la differenza tra giorni weekend-</w:t>
        </w:r>
        <w:proofErr w:type="spellStart"/>
        <w:r w:rsidR="000B0590" w:rsidRPr="000B05B7">
          <w:rPr>
            <w:rFonts w:asciiTheme="majorHAnsi" w:hAnsiTheme="majorHAnsi" w:cstheme="majorHAnsi"/>
            <w:lang w:val="it-IT"/>
            <w:rPrChange w:id="133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intrasettimanali</w:t>
        </w:r>
        <w:proofErr w:type="spellEnd"/>
        <w:r w:rsidR="000B0590" w:rsidRPr="000B05B7">
          <w:rPr>
            <w:rFonts w:asciiTheme="majorHAnsi" w:hAnsiTheme="majorHAnsi" w:cstheme="majorHAnsi"/>
            <w:lang w:val="it-IT"/>
            <w:rPrChange w:id="133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non era apprezzabile graficamente. </w:t>
        </w:r>
      </w:ins>
      <w:ins w:id="1333" w:author="Tranchina Kevin" w:date="2021-02-20T12:15:00Z">
        <w:r w:rsidR="000B0590" w:rsidRPr="000B05B7">
          <w:rPr>
            <w:rFonts w:asciiTheme="majorHAnsi" w:hAnsiTheme="majorHAnsi" w:cstheme="majorHAnsi"/>
            <w:lang w:val="it-IT"/>
            <w:rPrChange w:id="133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Con l’utilizzo del grafico a barre risultavano più le</w:t>
        </w:r>
      </w:ins>
      <w:ins w:id="1335" w:author="Tranchina Kevin" w:date="2021-02-20T12:16:00Z">
        <w:r w:rsidR="000B0590" w:rsidRPr="000B05B7">
          <w:rPr>
            <w:rFonts w:asciiTheme="majorHAnsi" w:hAnsiTheme="majorHAnsi" w:cstheme="majorHAnsi"/>
            <w:lang w:val="it-IT"/>
            <w:rPrChange w:id="133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g</w:t>
        </w:r>
      </w:ins>
      <w:ins w:id="1337" w:author="Tranchina Kevin" w:date="2021-02-20T12:15:00Z">
        <w:r w:rsidR="000B0590" w:rsidRPr="000B05B7">
          <w:rPr>
            <w:rFonts w:asciiTheme="majorHAnsi" w:hAnsiTheme="majorHAnsi" w:cstheme="majorHAnsi"/>
            <w:lang w:val="it-IT"/>
            <w:rPrChange w:id="133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gibili </w:t>
        </w:r>
      </w:ins>
      <w:ins w:id="1339" w:author="Tranchina Kevin" w:date="2021-02-20T12:16:00Z">
        <w:r w:rsidR="000B0590" w:rsidRPr="000B05B7">
          <w:rPr>
            <w:rFonts w:asciiTheme="majorHAnsi" w:hAnsiTheme="majorHAnsi" w:cstheme="majorHAnsi"/>
            <w:lang w:val="it-IT"/>
            <w:rPrChange w:id="134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 valori e più chiare le differenze</w:t>
        </w:r>
      </w:ins>
    </w:p>
    <w:p w:rsidR="000B0590" w:rsidRPr="000B05B7" w:rsidRDefault="0013104A">
      <w:pPr>
        <w:pStyle w:val="ListParagraph"/>
        <w:numPr>
          <w:ilvl w:val="0"/>
          <w:numId w:val="23"/>
        </w:numPr>
        <w:rPr>
          <w:ins w:id="1341" w:author="Tranchina Kevin" w:date="2021-02-20T12:03:00Z"/>
          <w:rFonts w:asciiTheme="majorHAnsi" w:hAnsiTheme="majorHAnsi" w:cstheme="majorHAnsi"/>
          <w:lang w:val="it-IT"/>
          <w:rPrChange w:id="1342" w:author="Tranchina Kevin" w:date="2021-02-20T12:58:00Z">
            <w:rPr>
              <w:ins w:id="1343" w:author="Tranchina Kevin" w:date="2021-02-20T12:03:00Z"/>
              <w:rFonts w:ascii="Century Schoolbook" w:hAnsi="Century Schoolbook"/>
              <w:lang w:val="it-IT"/>
            </w:rPr>
          </w:rPrChange>
        </w:rPr>
        <w:pPrChange w:id="1344" w:author="Tranchina Kevin" w:date="2021-02-20T12:13:00Z">
          <w:pPr>
            <w:pStyle w:val="ListParagraph"/>
            <w:ind w:left="0"/>
          </w:pPr>
        </w:pPrChange>
      </w:pPr>
      <w:ins w:id="1345" w:author="Tranchina Kevin" w:date="2021-02-20T12:16:00Z">
        <w:r w:rsidRPr="000B05B7">
          <w:rPr>
            <w:rFonts w:asciiTheme="majorHAnsi" w:hAnsiTheme="majorHAnsi" w:cstheme="majorHAnsi"/>
            <w:i/>
            <w:lang w:val="it-IT"/>
            <w:rPrChange w:id="1346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Grafico della distribuzione dell</w:t>
        </w:r>
      </w:ins>
      <w:ins w:id="1347" w:author="Tranchina Kevin" w:date="2021-02-20T12:41:00Z">
        <w:r w:rsidRPr="000B05B7">
          <w:rPr>
            <w:rFonts w:asciiTheme="majorHAnsi" w:hAnsiTheme="majorHAnsi" w:cstheme="majorHAnsi"/>
            <w:i/>
            <w:lang w:val="it-IT"/>
            <w:rPrChange w:id="1348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’utilizzo della variabile selezi</w:t>
        </w:r>
      </w:ins>
      <w:ins w:id="1349" w:author="Tranchina Kevin" w:date="2021-02-20T12:42:00Z">
        <w:r w:rsidR="005501B8" w:rsidRPr="000B05B7">
          <w:rPr>
            <w:rFonts w:asciiTheme="majorHAnsi" w:hAnsiTheme="majorHAnsi" w:cstheme="majorHAnsi"/>
            <w:i/>
            <w:lang w:val="it-IT"/>
            <w:rPrChange w:id="1350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o</w:t>
        </w:r>
      </w:ins>
      <w:ins w:id="1351" w:author="Tranchina Kevin" w:date="2021-02-20T12:41:00Z">
        <w:r w:rsidRPr="000B05B7">
          <w:rPr>
            <w:rFonts w:asciiTheme="majorHAnsi" w:hAnsiTheme="majorHAnsi" w:cstheme="majorHAnsi"/>
            <w:i/>
            <w:lang w:val="it-IT"/>
            <w:rPrChange w:id="1352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>nata,</w:t>
        </w:r>
      </w:ins>
      <w:ins w:id="1353" w:author="Tranchina Kevin" w:date="2021-02-20T12:42:00Z">
        <w:r w:rsidR="005501B8" w:rsidRPr="000B05B7">
          <w:rPr>
            <w:rFonts w:asciiTheme="majorHAnsi" w:hAnsiTheme="majorHAnsi" w:cstheme="majorHAnsi"/>
            <w:i/>
            <w:lang w:val="it-IT"/>
            <w:rPrChange w:id="1354" w:author="Tranchina Kevin" w:date="2021-02-20T12:58:00Z">
              <w:rPr>
                <w:rFonts w:ascii="Century Schoolbook" w:hAnsi="Century Schoolbook"/>
                <w:i/>
                <w:lang w:val="it-IT"/>
              </w:rPr>
            </w:rPrChange>
          </w:rPr>
          <w:t xml:space="preserve"> </w:t>
        </w:r>
        <w:r w:rsidR="005501B8" w:rsidRPr="000B05B7">
          <w:rPr>
            <w:rFonts w:asciiTheme="majorHAnsi" w:hAnsiTheme="majorHAnsi" w:cstheme="majorHAnsi"/>
            <w:lang w:val="it-IT"/>
            <w:rPrChange w:id="135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sono stati inseriti i valori</w:t>
        </w:r>
      </w:ins>
      <w:ins w:id="1356" w:author="Tranchina Kevin" w:date="2021-02-20T12:50:00Z">
        <w:r w:rsidR="00AB098B" w:rsidRPr="000B05B7">
          <w:rPr>
            <w:rFonts w:asciiTheme="majorHAnsi" w:hAnsiTheme="majorHAnsi" w:cstheme="majorHAnsi"/>
            <w:lang w:val="it-IT"/>
            <w:rPrChange w:id="135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anche i valori di devi</w:t>
        </w:r>
      </w:ins>
      <w:ins w:id="1358" w:author="Tranchina Kevin" w:date="2021-02-20T12:57:00Z">
        <w:r w:rsidR="000B05B7" w:rsidRPr="000B05B7">
          <w:rPr>
            <w:rFonts w:asciiTheme="majorHAnsi" w:hAnsiTheme="majorHAnsi" w:cstheme="majorHAnsi"/>
            <w:lang w:val="it-IT"/>
            <w:rPrChange w:id="135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a</w:t>
        </w:r>
      </w:ins>
      <w:ins w:id="1360" w:author="Tranchina Kevin" w:date="2021-02-20T12:50:00Z">
        <w:r w:rsidR="00AB098B" w:rsidRPr="000B05B7">
          <w:rPr>
            <w:rFonts w:asciiTheme="majorHAnsi" w:hAnsiTheme="majorHAnsi" w:cstheme="majorHAnsi"/>
            <w:lang w:val="it-IT"/>
            <w:rPrChange w:id="136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zione standard e mediana in modo da avere una panoramica dei dati.</w:t>
        </w:r>
      </w:ins>
    </w:p>
    <w:p w:rsidR="00D07818" w:rsidRPr="000B05B7" w:rsidRDefault="00D07818">
      <w:pPr>
        <w:pStyle w:val="ListParagraph"/>
        <w:ind w:left="0"/>
        <w:rPr>
          <w:ins w:id="1362" w:author="Tranchina Kevin" w:date="2021-02-20T12:46:00Z"/>
          <w:rFonts w:asciiTheme="majorHAnsi" w:hAnsiTheme="majorHAnsi" w:cstheme="majorHAnsi"/>
          <w:lang w:val="it-IT"/>
          <w:rPrChange w:id="1363" w:author="Tranchina Kevin" w:date="2021-02-20T12:58:00Z">
            <w:rPr>
              <w:ins w:id="1364" w:author="Tranchina Kevin" w:date="2021-02-20T12:46:00Z"/>
              <w:rFonts w:ascii="Century Schoolbook" w:hAnsi="Century Schoolbook"/>
              <w:lang w:val="it-IT"/>
            </w:rPr>
          </w:rPrChange>
        </w:rPr>
        <w:pPrChange w:id="1365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5501B8" w:rsidRPr="000B05B7" w:rsidRDefault="005501B8" w:rsidP="005501B8">
      <w:pPr>
        <w:pStyle w:val="ListParagraph"/>
        <w:ind w:left="0"/>
        <w:rPr>
          <w:ins w:id="1366" w:author="Tranchina Kevin" w:date="2021-02-20T12:47:00Z"/>
          <w:rFonts w:asciiTheme="majorHAnsi" w:hAnsiTheme="majorHAnsi" w:cstheme="majorHAnsi"/>
          <w:b/>
          <w:lang w:val="it-IT"/>
          <w:rPrChange w:id="1367" w:author="Tranchina Kevin" w:date="2021-02-20T12:58:00Z">
            <w:rPr>
              <w:ins w:id="1368" w:author="Tranchina Kevin" w:date="2021-02-20T12:47:00Z"/>
              <w:rFonts w:ascii="Century Schoolbook" w:hAnsi="Century Schoolbook"/>
              <w:b/>
              <w:lang w:val="it-IT"/>
            </w:rPr>
          </w:rPrChange>
        </w:rPr>
      </w:pPr>
      <w:ins w:id="1369" w:author="Tranchina Kevin" w:date="2021-02-20T12:47:00Z">
        <w:r w:rsidRPr="000B05B7">
          <w:rPr>
            <w:rFonts w:asciiTheme="majorHAnsi" w:hAnsiTheme="majorHAnsi" w:cstheme="majorHAnsi"/>
            <w:b/>
            <w:lang w:val="it-IT"/>
            <w:rPrChange w:id="1370" w:author="Tranchina Kevin" w:date="2021-02-20T12:58:00Z">
              <w:rPr>
                <w:rFonts w:ascii="Century Schoolbook" w:hAnsi="Century Schoolbook"/>
                <w:b/>
                <w:lang w:val="it-IT"/>
              </w:rPr>
            </w:rPrChange>
          </w:rPr>
          <w:t>Analisi migliorie seconda visualizzazione</w:t>
        </w:r>
      </w:ins>
    </w:p>
    <w:p w:rsidR="005501B8" w:rsidRPr="000B05B7" w:rsidRDefault="005501B8" w:rsidP="005501B8">
      <w:pPr>
        <w:pStyle w:val="ListParagraph"/>
        <w:ind w:left="0"/>
        <w:rPr>
          <w:ins w:id="1371" w:author="Tranchina Kevin" w:date="2021-02-20T12:46:00Z"/>
          <w:rFonts w:asciiTheme="majorHAnsi" w:hAnsiTheme="majorHAnsi" w:cstheme="majorHAnsi"/>
          <w:lang w:val="it-IT"/>
          <w:rPrChange w:id="1372" w:author="Tranchina Kevin" w:date="2021-02-20T12:58:00Z">
            <w:rPr>
              <w:ins w:id="1373" w:author="Tranchina Kevin" w:date="2021-02-20T12:46:00Z"/>
              <w:rFonts w:ascii="Century Schoolbook" w:hAnsi="Century Schoolbook"/>
              <w:lang w:val="it-IT"/>
            </w:rPr>
          </w:rPrChange>
        </w:rPr>
      </w:pPr>
    </w:p>
    <w:p w:rsidR="005501B8" w:rsidRPr="000B05B7" w:rsidRDefault="005501B8" w:rsidP="005501B8">
      <w:pPr>
        <w:pStyle w:val="ListParagraph"/>
        <w:ind w:left="0"/>
        <w:rPr>
          <w:ins w:id="1374" w:author="Tranchina Kevin" w:date="2021-02-20T12:46:00Z"/>
          <w:rFonts w:asciiTheme="majorHAnsi" w:hAnsiTheme="majorHAnsi" w:cstheme="majorHAnsi"/>
          <w:lang w:val="it-IT"/>
          <w:rPrChange w:id="1375" w:author="Tranchina Kevin" w:date="2021-02-20T12:58:00Z">
            <w:rPr>
              <w:ins w:id="1376" w:author="Tranchina Kevin" w:date="2021-02-20T12:46:00Z"/>
              <w:rFonts w:ascii="Century Schoolbook" w:hAnsi="Century Schoolbook"/>
              <w:lang w:val="it-IT"/>
            </w:rPr>
          </w:rPrChange>
        </w:rPr>
      </w:pPr>
      <w:ins w:id="1377" w:author="Tranchina Kevin" w:date="2021-02-20T12:46:00Z">
        <w:r w:rsidRPr="000B05B7">
          <w:rPr>
            <w:rFonts w:asciiTheme="majorHAnsi" w:hAnsiTheme="majorHAnsi" w:cstheme="majorHAnsi"/>
            <w:lang w:val="it-IT"/>
            <w:rPrChange w:id="1378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Così come nella prima, l’utente come prima scelta si trova la selezione dei dati che desidera visualizzare in alto a sinistra. Subito sotto la scelta del giorno. Fatta l’operazione noterà le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137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infografie</w:t>
        </w:r>
        <w:proofErr w:type="spellEnd"/>
        <w:r w:rsidRPr="000B05B7">
          <w:rPr>
            <w:rFonts w:asciiTheme="majorHAnsi" w:hAnsiTheme="majorHAnsi" w:cstheme="majorHAnsi"/>
            <w:lang w:val="it-IT"/>
            <w:rPrChange w:id="1380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modificarsi in base alla selezione fatta.</w:t>
        </w:r>
      </w:ins>
    </w:p>
    <w:p w:rsidR="005501B8" w:rsidRPr="000B05B7" w:rsidRDefault="005501B8" w:rsidP="005501B8">
      <w:pPr>
        <w:pStyle w:val="ListParagraph"/>
        <w:ind w:left="0"/>
        <w:rPr>
          <w:ins w:id="1381" w:author="Tranchina Kevin" w:date="2021-02-20T12:46:00Z"/>
          <w:rFonts w:asciiTheme="majorHAnsi" w:hAnsiTheme="majorHAnsi" w:cstheme="majorHAnsi"/>
          <w:lang w:val="it-IT"/>
          <w:rPrChange w:id="1382" w:author="Tranchina Kevin" w:date="2021-02-20T12:58:00Z">
            <w:rPr>
              <w:ins w:id="1383" w:author="Tranchina Kevin" w:date="2021-02-20T12:46:00Z"/>
              <w:rFonts w:ascii="Century Schoolbook" w:hAnsi="Century Schoolbook"/>
              <w:lang w:val="it-IT"/>
            </w:rPr>
          </w:rPrChange>
        </w:rPr>
      </w:pPr>
      <w:ins w:id="1384" w:author="Tranchina Kevin" w:date="2021-02-20T12:46:00Z">
        <w:r w:rsidRPr="000B05B7">
          <w:rPr>
            <w:rFonts w:asciiTheme="majorHAnsi" w:hAnsiTheme="majorHAnsi" w:cstheme="majorHAnsi"/>
            <w:lang w:val="it-IT"/>
            <w:rPrChange w:id="138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Questa seconda visualizzazione perde la parte grafica della mappa che piaceva molto nella prima, quindi risulta, per meno esperti lettori di visualizzazioni, di non immediata comprensione.</w:t>
        </w:r>
      </w:ins>
    </w:p>
    <w:p w:rsidR="00D81A91" w:rsidRDefault="00D81A91">
      <w:pPr>
        <w:pStyle w:val="ListParagraph"/>
        <w:ind w:left="0"/>
        <w:rPr>
          <w:ins w:id="1386" w:author="Tranchina Kevin" w:date="2021-02-21T23:27:00Z"/>
          <w:rFonts w:asciiTheme="majorHAnsi" w:hAnsiTheme="majorHAnsi" w:cstheme="majorHAnsi"/>
          <w:lang w:val="it-IT"/>
        </w:rPr>
        <w:pPrChange w:id="1387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0A3C1A" w:rsidRPr="000B05B7" w:rsidRDefault="00D81A91">
      <w:pPr>
        <w:pStyle w:val="ListParagraph"/>
        <w:ind w:left="0"/>
        <w:rPr>
          <w:ins w:id="1388" w:author="Tranchina Kevin" w:date="2021-02-20T12:50:00Z"/>
          <w:rFonts w:asciiTheme="majorHAnsi" w:hAnsiTheme="majorHAnsi" w:cstheme="majorHAnsi"/>
          <w:lang w:val="it-IT"/>
          <w:rPrChange w:id="1389" w:author="Tranchina Kevin" w:date="2021-02-20T12:58:00Z">
            <w:rPr>
              <w:ins w:id="1390" w:author="Tranchina Kevin" w:date="2021-02-20T12:50:00Z"/>
              <w:rFonts w:ascii="Century Schoolbook" w:hAnsi="Century Schoolbook"/>
              <w:lang w:val="it-IT"/>
            </w:rPr>
          </w:rPrChange>
        </w:rPr>
        <w:pPrChange w:id="1391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392" w:author="Tranchina Kevin" w:date="2021-02-14T23:33:00Z">
        <w:r w:rsidRPr="000B05B7">
          <w:rPr>
            <w:rFonts w:asciiTheme="majorHAnsi" w:hAnsiTheme="majorHAnsi" w:cstheme="majorHAnsi"/>
            <w:noProof/>
            <w:rPrChange w:id="1393" w:author="Tranchina Kevin" w:date="2021-02-20T12:58:00Z">
              <w:rPr>
                <w:rFonts w:ascii="Century Schoolbook" w:hAnsi="Century Schoolbook"/>
                <w:noProof/>
              </w:rPr>
            </w:rPrChange>
          </w:rPr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column">
                <wp:posOffset>3338830</wp:posOffset>
              </wp:positionH>
              <wp:positionV relativeFrom="paragraph">
                <wp:posOffset>544</wp:posOffset>
              </wp:positionV>
              <wp:extent cx="2853055" cy="1807210"/>
              <wp:effectExtent l="0" t="0" r="4445" b="2540"/>
              <wp:wrapTight wrapText="bothSides">
                <wp:wrapPolygon edited="0">
                  <wp:start x="0" y="0"/>
                  <wp:lineTo x="0" y="21403"/>
                  <wp:lineTo x="21489" y="21403"/>
                  <wp:lineTo x="21489" y="0"/>
                  <wp:lineTo x="0" y="0"/>
                </wp:wrapPolygon>
              </wp:wrapTight>
              <wp:docPr id="15" name="Picture 15" descr="C:\Users\tranchinake\Downloads\Visualizzazioni_QLIK-20210214T223256Z-001\Visualizzazioni_QLIK\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6" descr="C:\Users\tranchinake\Downloads\Visualizzazioni_QLIK-20210214T223256Z-001\Visualizzazioni_QLIK\2.png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3055" cy="1807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1394" w:author="Tranchina Kevin" w:date="2021-02-20T12:00:00Z">
        <w:r w:rsidR="000A3C1A" w:rsidRPr="000B05B7">
          <w:rPr>
            <w:rFonts w:asciiTheme="majorHAnsi" w:hAnsiTheme="majorHAnsi" w:cstheme="majorHAnsi"/>
            <w:lang w:val="it-IT"/>
            <w:rPrChange w:id="139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Il grafico risulta </w:t>
        </w:r>
      </w:ins>
      <w:ins w:id="1396" w:author="Tranchina Kevin" w:date="2021-02-20T12:01:00Z">
        <w:r w:rsidR="000A3C1A" w:rsidRPr="000B05B7">
          <w:rPr>
            <w:rFonts w:asciiTheme="majorHAnsi" w:hAnsiTheme="majorHAnsi" w:cstheme="majorHAnsi"/>
            <w:lang w:val="it-IT"/>
            <w:rPrChange w:id="1397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immediatamente </w:t>
        </w:r>
      </w:ins>
      <w:ins w:id="1398" w:author="Tranchina Kevin" w:date="2021-02-20T12:00:00Z">
        <w:r w:rsidR="000A3C1A" w:rsidRPr="000B05B7">
          <w:rPr>
            <w:rFonts w:asciiTheme="majorHAnsi" w:hAnsiTheme="majorHAnsi" w:cstheme="majorHAnsi"/>
            <w:lang w:val="it-IT"/>
            <w:rPrChange w:id="1399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comunicativo a colpo d</w:t>
        </w:r>
      </w:ins>
      <w:ins w:id="1400" w:author="Tranchina Kevin" w:date="2021-02-20T12:01:00Z">
        <w:r w:rsidR="000A3C1A" w:rsidRPr="000B05B7">
          <w:rPr>
            <w:rFonts w:asciiTheme="majorHAnsi" w:hAnsiTheme="majorHAnsi" w:cstheme="majorHAnsi"/>
            <w:lang w:val="it-IT"/>
            <w:rPrChange w:id="1401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’occhio delle differen</w:t>
        </w:r>
        <w:r w:rsidR="005501B8" w:rsidRPr="000B05B7">
          <w:rPr>
            <w:rFonts w:asciiTheme="majorHAnsi" w:hAnsiTheme="majorHAnsi" w:cstheme="majorHAnsi"/>
            <w:lang w:val="it-IT"/>
            <w:rPrChange w:id="1402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ze tra le ore notturne e diurne, e con un </w:t>
        </w:r>
        <w:proofErr w:type="spellStart"/>
        <w:r w:rsidR="005501B8" w:rsidRPr="000B05B7">
          <w:rPr>
            <w:rFonts w:asciiTheme="majorHAnsi" w:hAnsiTheme="majorHAnsi" w:cstheme="majorHAnsi"/>
            <w:lang w:val="it-IT"/>
            <w:rPrChange w:id="1403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oppurtuno</w:t>
        </w:r>
        <w:proofErr w:type="spellEnd"/>
        <w:r w:rsidR="005501B8" w:rsidRPr="000B05B7">
          <w:rPr>
            <w:rFonts w:asciiTheme="majorHAnsi" w:hAnsiTheme="majorHAnsi" w:cstheme="majorHAnsi"/>
            <w:lang w:val="it-IT"/>
            <w:rPrChange w:id="1404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scelta di giorni le differenze tra i giorni </w:t>
        </w:r>
        <w:proofErr w:type="spellStart"/>
        <w:r w:rsidR="005501B8" w:rsidRPr="000B05B7">
          <w:rPr>
            <w:rFonts w:asciiTheme="majorHAnsi" w:hAnsiTheme="majorHAnsi" w:cstheme="majorHAnsi"/>
            <w:lang w:val="it-IT"/>
            <w:rPrChange w:id="1405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>intrasettimanali</w:t>
        </w:r>
        <w:proofErr w:type="spellEnd"/>
        <w:r w:rsidR="005501B8" w:rsidRPr="000B05B7">
          <w:rPr>
            <w:rFonts w:asciiTheme="majorHAnsi" w:hAnsiTheme="majorHAnsi" w:cstheme="majorHAnsi"/>
            <w:lang w:val="it-IT"/>
            <w:rPrChange w:id="1406" w:author="Tranchina Kevin" w:date="2021-02-20T12:58:00Z">
              <w:rPr>
                <w:rFonts w:ascii="Century Schoolbook" w:hAnsi="Century Schoolbook"/>
                <w:lang w:val="it-IT"/>
              </w:rPr>
            </w:rPrChange>
          </w:rPr>
          <w:t xml:space="preserve"> e il weekend.</w:t>
        </w:r>
      </w:ins>
    </w:p>
    <w:p w:rsidR="00AB098B" w:rsidRPr="000B05B7" w:rsidRDefault="00AB098B">
      <w:pPr>
        <w:pStyle w:val="ListParagraph"/>
        <w:ind w:left="0"/>
        <w:rPr>
          <w:ins w:id="1407" w:author="Tranchina Kevin" w:date="2021-02-20T12:50:00Z"/>
          <w:rFonts w:asciiTheme="majorHAnsi" w:hAnsiTheme="majorHAnsi" w:cstheme="majorHAnsi"/>
          <w:lang w:val="it-IT"/>
          <w:rPrChange w:id="1408" w:author="Tranchina Kevin" w:date="2021-02-20T12:58:00Z">
            <w:rPr>
              <w:ins w:id="1409" w:author="Tranchina Kevin" w:date="2021-02-20T12:50:00Z"/>
              <w:rFonts w:ascii="Century Schoolbook" w:hAnsi="Century Schoolbook"/>
              <w:lang w:val="it-IT"/>
            </w:rPr>
          </w:rPrChange>
        </w:rPr>
        <w:pPrChange w:id="1410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11" w:author="Tranchina Kevin" w:date="2021-02-20T12:50:00Z"/>
          <w:rFonts w:asciiTheme="majorHAnsi" w:hAnsiTheme="majorHAnsi" w:cstheme="majorHAnsi"/>
          <w:lang w:val="it-IT"/>
          <w:rPrChange w:id="1412" w:author="Tranchina Kevin" w:date="2021-02-20T12:58:00Z">
            <w:rPr>
              <w:ins w:id="1413" w:author="Tranchina Kevin" w:date="2021-02-20T12:50:00Z"/>
              <w:rFonts w:ascii="Century Schoolbook" w:hAnsi="Century Schoolbook"/>
              <w:lang w:val="it-IT"/>
            </w:rPr>
          </w:rPrChange>
        </w:rPr>
        <w:pPrChange w:id="1414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15" w:author="Tranchina Kevin" w:date="2021-02-20T12:50:00Z"/>
          <w:rFonts w:asciiTheme="majorHAnsi" w:hAnsiTheme="majorHAnsi" w:cstheme="majorHAnsi"/>
          <w:lang w:val="it-IT"/>
          <w:rPrChange w:id="1416" w:author="Tranchina Kevin" w:date="2021-02-20T12:58:00Z">
            <w:rPr>
              <w:ins w:id="1417" w:author="Tranchina Kevin" w:date="2021-02-20T12:50:00Z"/>
              <w:rFonts w:ascii="Century Schoolbook" w:hAnsi="Century Schoolbook"/>
              <w:lang w:val="it-IT"/>
            </w:rPr>
          </w:rPrChange>
        </w:rPr>
        <w:pPrChange w:id="1418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19" w:author="Tranchina Kevin" w:date="2021-02-20T12:50:00Z"/>
          <w:rFonts w:asciiTheme="majorHAnsi" w:hAnsiTheme="majorHAnsi" w:cstheme="majorHAnsi"/>
          <w:lang w:val="it-IT"/>
          <w:rPrChange w:id="1420" w:author="Tranchina Kevin" w:date="2021-02-20T12:58:00Z">
            <w:rPr>
              <w:ins w:id="1421" w:author="Tranchina Kevin" w:date="2021-02-20T12:50:00Z"/>
              <w:rFonts w:ascii="Century Schoolbook" w:hAnsi="Century Schoolbook"/>
              <w:lang w:val="it-IT"/>
            </w:rPr>
          </w:rPrChange>
        </w:rPr>
        <w:pPrChange w:id="1422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23" w:author="Tranchina Kevin" w:date="2021-02-20T12:50:00Z"/>
          <w:rFonts w:asciiTheme="majorHAnsi" w:hAnsiTheme="majorHAnsi" w:cstheme="majorHAnsi"/>
          <w:lang w:val="it-IT"/>
          <w:rPrChange w:id="1424" w:author="Tranchina Kevin" w:date="2021-02-20T12:58:00Z">
            <w:rPr>
              <w:ins w:id="1425" w:author="Tranchina Kevin" w:date="2021-02-20T12:50:00Z"/>
              <w:rFonts w:ascii="Century Schoolbook" w:hAnsi="Century Schoolbook"/>
              <w:lang w:val="it-IT"/>
            </w:rPr>
          </w:rPrChange>
        </w:rPr>
        <w:pPrChange w:id="1426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27" w:author="Tranchina Kevin" w:date="2021-02-20T12:50:00Z"/>
          <w:rFonts w:asciiTheme="majorHAnsi" w:hAnsiTheme="majorHAnsi" w:cstheme="majorHAnsi"/>
          <w:lang w:val="it-IT"/>
          <w:rPrChange w:id="1428" w:author="Tranchina Kevin" w:date="2021-02-20T12:58:00Z">
            <w:rPr>
              <w:ins w:id="1429" w:author="Tranchina Kevin" w:date="2021-02-20T12:50:00Z"/>
              <w:rFonts w:ascii="Century Schoolbook" w:hAnsi="Century Schoolbook"/>
              <w:lang w:val="it-IT"/>
            </w:rPr>
          </w:rPrChange>
        </w:rPr>
        <w:pPrChange w:id="1430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31" w:author="Tranchina Kevin" w:date="2021-02-20T12:50:00Z"/>
          <w:rFonts w:asciiTheme="majorHAnsi" w:hAnsiTheme="majorHAnsi" w:cstheme="majorHAnsi"/>
          <w:lang w:val="it-IT"/>
          <w:rPrChange w:id="1432" w:author="Tranchina Kevin" w:date="2021-02-20T12:58:00Z">
            <w:rPr>
              <w:ins w:id="1433" w:author="Tranchina Kevin" w:date="2021-02-20T12:50:00Z"/>
              <w:rFonts w:ascii="Century Schoolbook" w:hAnsi="Century Schoolbook"/>
              <w:lang w:val="it-IT"/>
            </w:rPr>
          </w:rPrChange>
        </w:rPr>
        <w:pPrChange w:id="1434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35" w:author="Tranchina Kevin" w:date="2021-02-20T12:50:00Z"/>
          <w:rFonts w:asciiTheme="majorHAnsi" w:hAnsiTheme="majorHAnsi" w:cstheme="majorHAnsi"/>
          <w:lang w:val="it-IT"/>
          <w:rPrChange w:id="1436" w:author="Tranchina Kevin" w:date="2021-02-20T12:58:00Z">
            <w:rPr>
              <w:ins w:id="1437" w:author="Tranchina Kevin" w:date="2021-02-20T12:50:00Z"/>
              <w:rFonts w:ascii="Century Schoolbook" w:hAnsi="Century Schoolbook"/>
              <w:lang w:val="it-IT"/>
            </w:rPr>
          </w:rPrChange>
        </w:rPr>
        <w:pPrChange w:id="1438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pStyle w:val="ListParagraph"/>
        <w:ind w:left="0"/>
        <w:rPr>
          <w:ins w:id="1439" w:author="Tranchina Kevin" w:date="2021-02-20T12:50:00Z"/>
          <w:rFonts w:asciiTheme="majorHAnsi" w:hAnsiTheme="majorHAnsi" w:cstheme="majorHAnsi"/>
          <w:lang w:val="it-IT"/>
          <w:rPrChange w:id="1440" w:author="Tranchina Kevin" w:date="2021-02-20T12:58:00Z">
            <w:rPr>
              <w:ins w:id="1441" w:author="Tranchina Kevin" w:date="2021-02-20T12:50:00Z"/>
              <w:rFonts w:ascii="Century Schoolbook" w:hAnsi="Century Schoolbook"/>
              <w:lang w:val="it-IT"/>
            </w:rPr>
          </w:rPrChange>
        </w:rPr>
        <w:pPrChange w:id="1442" w:author="Tranchina Kevin" w:date="2021-02-14T23:31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AB098B" w:rsidRPr="000B05B7" w:rsidRDefault="00AB098B">
      <w:pPr>
        <w:rPr>
          <w:ins w:id="1443" w:author="Tranchina Kevin" w:date="2021-02-20T12:51:00Z"/>
          <w:rFonts w:asciiTheme="majorHAnsi" w:hAnsiTheme="majorHAnsi" w:cstheme="majorHAnsi"/>
          <w:b/>
          <w:lang w:val="it-IT"/>
          <w:rPrChange w:id="1444" w:author="Tranchina Kevin" w:date="2021-02-20T12:58:00Z">
            <w:rPr>
              <w:ins w:id="1445" w:author="Tranchina Kevin" w:date="2021-02-20T12:51:00Z"/>
              <w:rFonts w:ascii="Century Schoolbook" w:hAnsi="Century Schoolbook"/>
              <w:b/>
              <w:lang w:val="it-IT"/>
            </w:rPr>
          </w:rPrChange>
        </w:rPr>
      </w:pPr>
      <w:ins w:id="1446" w:author="Tranchina Kevin" w:date="2021-02-20T12:51:00Z">
        <w:r w:rsidRPr="000B05B7">
          <w:rPr>
            <w:rFonts w:asciiTheme="majorHAnsi" w:hAnsiTheme="majorHAnsi" w:cstheme="majorHAnsi"/>
            <w:b/>
            <w:lang w:val="it-IT"/>
            <w:rPrChange w:id="1447" w:author="Tranchina Kevin" w:date="2021-02-20T12:58:00Z">
              <w:rPr>
                <w:rFonts w:ascii="Century Schoolbook" w:hAnsi="Century Schoolbook"/>
                <w:b/>
                <w:lang w:val="it-IT"/>
              </w:rPr>
            </w:rPrChange>
          </w:rPr>
          <w:br w:type="page"/>
        </w:r>
      </w:ins>
    </w:p>
    <w:p w:rsidR="00EF76B4" w:rsidRPr="00854B40" w:rsidRDefault="00EF76B4" w:rsidP="00854B40">
      <w:pPr>
        <w:pStyle w:val="ListParagraph"/>
        <w:numPr>
          <w:ilvl w:val="1"/>
          <w:numId w:val="24"/>
        </w:numPr>
        <w:rPr>
          <w:ins w:id="1448" w:author="Tranchina Kevin" w:date="2021-02-13T11:12:00Z"/>
          <w:rFonts w:asciiTheme="majorHAnsi" w:hAnsiTheme="majorHAnsi" w:cstheme="majorHAnsi"/>
          <w:sz w:val="32"/>
          <w:lang w:val="it-IT"/>
          <w:rPrChange w:id="1449" w:author="Tranchina Kevin" w:date="2021-02-22T00:44:00Z">
            <w:rPr>
              <w:ins w:id="1450" w:author="Tranchina Kevin" w:date="2021-02-13T11:12:00Z"/>
              <w:lang w:val="it-IT"/>
            </w:rPr>
          </w:rPrChange>
        </w:rPr>
        <w:pPrChange w:id="1451" w:author="Tranchina Kevin" w:date="2021-02-22T00:44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452" w:author="Tranchina Kevin" w:date="2021-02-13T18:39:00Z">
        <w:r w:rsidRPr="000B05B7">
          <w:rPr>
            <w:rFonts w:asciiTheme="majorHAnsi" w:hAnsiTheme="majorHAnsi" w:cstheme="majorHAnsi"/>
            <w:b/>
            <w:sz w:val="32"/>
            <w:lang w:val="it-IT"/>
            <w:rPrChange w:id="1453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Terza visualizzazion</w:t>
        </w:r>
      </w:ins>
      <w:ins w:id="1454" w:author="Tranchina Kevin" w:date="2021-02-22T00:44:00Z">
        <w:r w:rsidR="00854B40">
          <w:rPr>
            <w:rFonts w:asciiTheme="majorHAnsi" w:hAnsiTheme="majorHAnsi" w:cstheme="majorHAnsi"/>
            <w:b/>
            <w:sz w:val="32"/>
            <w:lang w:val="it-IT"/>
          </w:rPr>
          <w:t>e</w:t>
        </w:r>
      </w:ins>
    </w:p>
    <w:p w:rsidR="00A55B53" w:rsidRDefault="00854B40" w:rsidP="00854B40">
      <w:pPr>
        <w:rPr>
          <w:ins w:id="1455" w:author="Tranchina Kevin" w:date="2021-02-22T00:52:00Z"/>
          <w:rFonts w:asciiTheme="majorHAnsi" w:hAnsiTheme="majorHAnsi" w:cstheme="majorHAnsi"/>
          <w:lang w:val="it-IT"/>
        </w:rPr>
        <w:pPrChange w:id="1456" w:author="Tranchina Kevin" w:date="2021-02-22T00:48:00Z">
          <w:pPr/>
        </w:pPrChange>
      </w:pPr>
      <w:ins w:id="1457" w:author="Tranchina Kevin" w:date="2021-02-21T00:43:00Z">
        <w:r w:rsidRPr="008D104D">
          <w:rPr>
            <w:rFonts w:asciiTheme="majorHAnsi" w:hAnsiTheme="majorHAnsi" w:cstheme="majorHAnsi"/>
            <w:sz w:val="32"/>
            <w:lang w:val="it-IT"/>
          </w:rPr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column">
                <wp:posOffset>314960</wp:posOffset>
              </wp:positionH>
              <wp:positionV relativeFrom="paragraph">
                <wp:posOffset>973455</wp:posOffset>
              </wp:positionV>
              <wp:extent cx="5486400" cy="2336995"/>
              <wp:effectExtent l="0" t="0" r="0" b="6350"/>
              <wp:wrapTight wrapText="bothSides">
                <wp:wrapPolygon edited="0">
                  <wp:start x="0" y="0"/>
                  <wp:lineTo x="0" y="21483"/>
                  <wp:lineTo x="21525" y="21483"/>
                  <wp:lineTo x="21525" y="0"/>
                  <wp:lineTo x="0" y="0"/>
                </wp:wrapPolygon>
              </wp:wrapTight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336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458" w:author="Tranchina Kevin" w:date="2021-02-22T00:45:00Z">
        <w:r>
          <w:rPr>
            <w:rFonts w:asciiTheme="majorHAnsi" w:hAnsiTheme="majorHAnsi" w:cstheme="majorHAnsi"/>
            <w:lang w:val="it-IT"/>
          </w:rPr>
          <w:t>Per questa terza visualizzazione abbiamo scelto una suddivisione del traffico telefonico in quartieri.</w:t>
        </w:r>
      </w:ins>
      <w:ins w:id="1459" w:author="Tranchina Kevin" w:date="2021-02-22T00:46:00Z">
        <w:r>
          <w:rPr>
            <w:rFonts w:asciiTheme="majorHAnsi" w:hAnsiTheme="majorHAnsi" w:cstheme="majorHAnsi"/>
            <w:lang w:val="it-IT"/>
          </w:rPr>
          <w:br/>
        </w:r>
      </w:ins>
      <w:ins w:id="1460" w:author="Tranchina Kevin" w:date="2021-02-22T00:47:00Z">
        <w:r>
          <w:rPr>
            <w:rFonts w:asciiTheme="majorHAnsi" w:hAnsiTheme="majorHAnsi" w:cstheme="majorHAnsi"/>
            <w:lang w:val="it-IT"/>
          </w:rPr>
          <w:t>Da</w:t>
        </w:r>
      </w:ins>
      <w:ins w:id="1461" w:author="Tranchina Kevin" w:date="2021-02-22T00:46:00Z">
        <w:r>
          <w:rPr>
            <w:rFonts w:asciiTheme="majorHAnsi" w:hAnsiTheme="majorHAnsi" w:cstheme="majorHAnsi"/>
            <w:lang w:val="it-IT"/>
          </w:rPr>
          <w:t>i dati delle coordinate delle celle telefoniche incrociati con i dati che identificavano i vari quartieri di Milano</w:t>
        </w:r>
      </w:ins>
      <w:ins w:id="1462" w:author="Tranchina Kevin" w:date="2021-02-22T00:47:00Z">
        <w:r>
          <w:rPr>
            <w:rFonts w:asciiTheme="majorHAnsi" w:hAnsiTheme="majorHAnsi" w:cstheme="majorHAnsi"/>
            <w:lang w:val="it-IT"/>
          </w:rPr>
          <w:t xml:space="preserve"> è nato il </w:t>
        </w:r>
        <w:proofErr w:type="spellStart"/>
        <w:r>
          <w:rPr>
            <w:rFonts w:asciiTheme="majorHAnsi" w:hAnsiTheme="majorHAnsi" w:cstheme="majorHAnsi"/>
            <w:lang w:val="it-IT"/>
          </w:rPr>
          <w:t>sankey</w:t>
        </w:r>
        <w:proofErr w:type="spellEnd"/>
        <w:r>
          <w:rPr>
            <w:rFonts w:asciiTheme="majorHAnsi" w:hAnsiTheme="majorHAnsi" w:cstheme="majorHAnsi"/>
            <w:lang w:val="it-IT"/>
          </w:rPr>
          <w:t xml:space="preserve"> chart  </w:t>
        </w:r>
      </w:ins>
      <w:ins w:id="1463" w:author="Tranchina Kevin" w:date="2021-02-22T00:48:00Z">
        <w:r>
          <w:rPr>
            <w:rFonts w:asciiTheme="majorHAnsi" w:hAnsiTheme="majorHAnsi" w:cstheme="majorHAnsi"/>
            <w:lang w:val="it-IT"/>
          </w:rPr>
          <w:t>che domani centrale sulla visualizzazione, il resto sono solo filtri che</w:t>
        </w:r>
      </w:ins>
      <w:ins w:id="1464" w:author="Tranchina Kevin" w:date="2021-02-21T10:59:00Z">
        <w:r>
          <w:rPr>
            <w:rFonts w:asciiTheme="majorHAnsi" w:hAnsiTheme="majorHAnsi" w:cstheme="majorHAnsi"/>
            <w:lang w:val="it-IT"/>
            <w:rPrChange w:id="1465" w:author="Tranchina Kevin" w:date="2021-02-21T23:22:00Z">
              <w:rPr>
                <w:rFonts w:asciiTheme="majorHAnsi" w:hAnsiTheme="majorHAnsi" w:cstheme="majorHAnsi"/>
                <w:lang w:val="it-IT"/>
              </w:rPr>
            </w:rPrChange>
          </w:rPr>
          <w:t xml:space="preserve"> per coerenza </w:t>
        </w:r>
      </w:ins>
      <w:ins w:id="1466" w:author="Tranchina Kevin" w:date="2021-02-22T00:48:00Z">
        <w:r>
          <w:rPr>
            <w:rFonts w:asciiTheme="majorHAnsi" w:hAnsiTheme="majorHAnsi" w:cstheme="majorHAnsi"/>
            <w:lang w:val="it-IT"/>
          </w:rPr>
          <w:t>con la</w:t>
        </w:r>
      </w:ins>
      <w:ins w:id="1467" w:author="Tranchina Kevin" w:date="2021-02-21T10:59:00Z">
        <w:r w:rsidR="00673188" w:rsidRPr="00D81A91">
          <w:rPr>
            <w:rFonts w:asciiTheme="majorHAnsi" w:hAnsiTheme="majorHAnsi" w:cstheme="majorHAnsi"/>
            <w:lang w:val="it-IT"/>
            <w:rPrChange w:id="1468" w:author="Tranchina Kevin" w:date="2021-02-21T23:22:00Z">
              <w:rPr>
                <w:lang w:val="it-IT"/>
              </w:rPr>
            </w:rPrChange>
          </w:rPr>
          <w:t xml:space="preserve"> prima visualizzazione</w:t>
        </w:r>
      </w:ins>
      <w:ins w:id="1469" w:author="Tranchina Kevin" w:date="2021-02-22T00:42:00Z">
        <w:r w:rsidR="00912E17">
          <w:rPr>
            <w:rFonts w:asciiTheme="majorHAnsi" w:hAnsiTheme="majorHAnsi" w:cstheme="majorHAnsi"/>
            <w:lang w:val="it-IT"/>
          </w:rPr>
          <w:t xml:space="preserve"> </w:t>
        </w:r>
      </w:ins>
      <w:ins w:id="1470" w:author="Tranchina Kevin" w:date="2021-02-22T00:49:00Z">
        <w:r>
          <w:rPr>
            <w:rFonts w:asciiTheme="majorHAnsi" w:hAnsiTheme="majorHAnsi" w:cstheme="majorHAnsi"/>
            <w:lang w:val="it-IT"/>
          </w:rPr>
          <w:t>sono stati mantenuti nella stessa posizione, in cima al grafico</w:t>
        </w:r>
      </w:ins>
      <w:ins w:id="1471" w:author="Tranchina Kevin" w:date="2021-02-22T00:42:00Z">
        <w:r w:rsidR="00912E17">
          <w:rPr>
            <w:rFonts w:asciiTheme="majorHAnsi" w:hAnsiTheme="majorHAnsi" w:cstheme="majorHAnsi"/>
            <w:lang w:val="it-IT"/>
          </w:rPr>
          <w:t>.</w:t>
        </w:r>
      </w:ins>
      <w:ins w:id="1472" w:author="Tranchina Kevin" w:date="2021-02-22T00:44:00Z">
        <w:r w:rsidR="00912E17">
          <w:rPr>
            <w:rFonts w:asciiTheme="majorHAnsi" w:hAnsiTheme="majorHAnsi" w:cstheme="majorHAnsi"/>
            <w:lang w:val="it-IT"/>
          </w:rPr>
          <w:t xml:space="preserve"> </w:t>
        </w:r>
      </w:ins>
    </w:p>
    <w:p w:rsidR="00854B40" w:rsidRDefault="00854B40">
      <w:pPr>
        <w:rPr>
          <w:ins w:id="1473" w:author="Tranchina Kevin" w:date="2021-02-22T00:49:00Z"/>
          <w:rFonts w:asciiTheme="majorHAnsi" w:hAnsiTheme="majorHAnsi" w:cstheme="majorHAnsi"/>
          <w:lang w:val="it-IT"/>
        </w:rPr>
      </w:pPr>
    </w:p>
    <w:p w:rsidR="00A55B53" w:rsidRDefault="00912E17">
      <w:pPr>
        <w:rPr>
          <w:ins w:id="1474" w:author="Tranchina Kevin" w:date="2021-02-22T00:50:00Z"/>
          <w:rFonts w:asciiTheme="majorHAnsi" w:hAnsiTheme="majorHAnsi" w:cstheme="majorHAnsi"/>
          <w:lang w:val="it-IT"/>
        </w:rPr>
      </w:pPr>
      <w:ins w:id="1475" w:author="Tranchina Kevin" w:date="2021-02-22T00:44:00Z">
        <w:r>
          <w:rPr>
            <w:rFonts w:asciiTheme="majorHAnsi" w:hAnsiTheme="majorHAnsi" w:cstheme="majorHAnsi"/>
            <w:lang w:val="it-IT"/>
          </w:rPr>
          <w:t xml:space="preserve">Aprendo di default la visualizzazione troviamo </w:t>
        </w:r>
      </w:ins>
      <w:ins w:id="1476" w:author="Tranchina Kevin" w:date="2021-02-21T11:35:00Z">
        <w:r w:rsidR="00854B40">
          <w:rPr>
            <w:rFonts w:asciiTheme="majorHAnsi" w:hAnsiTheme="majorHAnsi" w:cstheme="majorHAnsi"/>
            <w:lang w:val="it-IT"/>
          </w:rPr>
          <w:t>il volume smistato</w:t>
        </w:r>
        <w:r w:rsidR="00A55B53">
          <w:rPr>
            <w:rFonts w:asciiTheme="majorHAnsi" w:hAnsiTheme="majorHAnsi" w:cstheme="majorHAnsi"/>
            <w:lang w:val="it-IT"/>
          </w:rPr>
          <w:t xml:space="preserve"> 10 quartieri su cui è presenta la maggiore distribuzione </w:t>
        </w:r>
        <w:r w:rsidR="00854B40">
          <w:rPr>
            <w:rFonts w:asciiTheme="majorHAnsi" w:hAnsiTheme="majorHAnsi" w:cstheme="majorHAnsi"/>
            <w:lang w:val="it-IT"/>
          </w:rPr>
          <w:t xml:space="preserve">in ordine </w:t>
        </w:r>
        <w:proofErr w:type="spellStart"/>
        <w:r w:rsidR="00854B40">
          <w:rPr>
            <w:rFonts w:asciiTheme="majorHAnsi" w:hAnsiTheme="majorHAnsi" w:cstheme="majorHAnsi"/>
            <w:lang w:val="it-IT"/>
          </w:rPr>
          <w:t>descrescente</w:t>
        </w:r>
        <w:proofErr w:type="spellEnd"/>
        <w:r w:rsidR="00854B40">
          <w:rPr>
            <w:rFonts w:asciiTheme="majorHAnsi" w:hAnsiTheme="majorHAnsi" w:cstheme="majorHAnsi"/>
            <w:lang w:val="it-IT"/>
          </w:rPr>
          <w:t xml:space="preserve"> della credenza </w:t>
        </w:r>
      </w:ins>
      <w:ins w:id="1477" w:author="Tranchina Kevin" w:date="2021-02-22T00:50:00Z">
        <w:r w:rsidR="00854B40">
          <w:rPr>
            <w:rFonts w:asciiTheme="majorHAnsi" w:hAnsiTheme="majorHAnsi" w:cstheme="majorHAnsi"/>
            <w:lang w:val="it-IT"/>
          </w:rPr>
          <w:t>“</w:t>
        </w:r>
      </w:ins>
      <w:ins w:id="1478" w:author="Tranchina Kevin" w:date="2021-02-21T11:35:00Z">
        <w:r w:rsidR="00854B40">
          <w:rPr>
            <w:rFonts w:asciiTheme="majorHAnsi" w:hAnsiTheme="majorHAnsi" w:cstheme="majorHAnsi"/>
            <w:lang w:val="it-IT"/>
          </w:rPr>
          <w:t>telefonate</w:t>
        </w:r>
      </w:ins>
      <w:ins w:id="1479" w:author="Tranchina Kevin" w:date="2021-02-22T00:50:00Z">
        <w:r w:rsidR="00854B40">
          <w:rPr>
            <w:rFonts w:asciiTheme="majorHAnsi" w:hAnsiTheme="majorHAnsi" w:cstheme="majorHAnsi"/>
            <w:lang w:val="it-IT"/>
          </w:rPr>
          <w:t>”.</w:t>
        </w:r>
      </w:ins>
    </w:p>
    <w:p w:rsidR="00854B40" w:rsidRDefault="00854B40">
      <w:pPr>
        <w:rPr>
          <w:ins w:id="1480" w:author="Tranchina Kevin" w:date="2021-02-22T00:51:00Z"/>
          <w:rFonts w:asciiTheme="majorHAnsi" w:hAnsiTheme="majorHAnsi" w:cstheme="majorHAnsi"/>
          <w:lang w:val="it-IT"/>
        </w:rPr>
      </w:pPr>
      <w:proofErr w:type="gramStart"/>
      <w:ins w:id="1481" w:author="Tranchina Kevin" w:date="2021-02-22T00:50:00Z">
        <w:r>
          <w:rPr>
            <w:rFonts w:asciiTheme="majorHAnsi" w:hAnsiTheme="majorHAnsi" w:cstheme="majorHAnsi"/>
            <w:lang w:val="it-IT"/>
          </w:rPr>
          <w:t>E’</w:t>
        </w:r>
        <w:proofErr w:type="gramEnd"/>
        <w:r>
          <w:rPr>
            <w:rFonts w:asciiTheme="majorHAnsi" w:hAnsiTheme="majorHAnsi" w:cstheme="majorHAnsi"/>
            <w:lang w:val="it-IT"/>
          </w:rPr>
          <w:t xml:space="preserve"> possibile scegliere in questo caso, oltre che come sempre ora e giorno</w:t>
        </w:r>
      </w:ins>
      <w:ins w:id="1482" w:author="Tranchina Kevin" w:date="2021-02-22T00:51:00Z">
        <w:r>
          <w:rPr>
            <w:rFonts w:asciiTheme="majorHAnsi" w:hAnsiTheme="majorHAnsi" w:cstheme="majorHAnsi"/>
            <w:lang w:val="it-IT"/>
          </w:rPr>
          <w:t>, anche i quartieri che si vogliono visualizzare.</w:t>
        </w:r>
      </w:ins>
    </w:p>
    <w:p w:rsidR="00854B40" w:rsidRDefault="00854B40">
      <w:pPr>
        <w:rPr>
          <w:ins w:id="1483" w:author="Tranchina Kevin" w:date="2021-02-21T11:34:00Z"/>
          <w:rFonts w:asciiTheme="majorHAnsi" w:hAnsiTheme="majorHAnsi" w:cstheme="majorHAnsi"/>
          <w:lang w:val="it-IT"/>
        </w:rPr>
      </w:pPr>
      <w:ins w:id="1484" w:author="Tranchina Kevin" w:date="2021-02-22T00:51:00Z">
        <w:r>
          <w:rPr>
            <w:rFonts w:asciiTheme="majorHAnsi" w:hAnsiTheme="majorHAnsi" w:cstheme="majorHAnsi"/>
            <w:lang w:val="it-IT"/>
          </w:rPr>
          <w:t>Uno degli utilizzi maggiormente interessanti del grafico è la selezione di 2 o 3 quartieri d</w:t>
        </w:r>
      </w:ins>
      <w:ins w:id="1485" w:author="Tranchina Kevin" w:date="2021-02-22T00:52:00Z">
        <w:r>
          <w:rPr>
            <w:rFonts w:asciiTheme="majorHAnsi" w:hAnsiTheme="majorHAnsi" w:cstheme="majorHAnsi"/>
            <w:lang w:val="it-IT"/>
          </w:rPr>
          <w:t>’interesse in modo da non avere un grafico troppo confusionario e modificare l’orario per capire come varia il flusso al variare delle ore.</w:t>
        </w:r>
      </w:ins>
    </w:p>
    <w:p w:rsidR="00912E17" w:rsidRDefault="00912E17">
      <w:pPr>
        <w:rPr>
          <w:ins w:id="1486" w:author="Tranchina Kevin" w:date="2021-02-22T00:43:00Z"/>
          <w:rFonts w:asciiTheme="majorHAnsi" w:hAnsiTheme="majorHAnsi" w:cstheme="majorHAnsi"/>
          <w:b/>
          <w:lang w:val="it-IT"/>
        </w:rPr>
      </w:pPr>
    </w:p>
    <w:p w:rsidR="00A55B53" w:rsidRPr="00912E17" w:rsidRDefault="00912E17" w:rsidP="00912E17">
      <w:pPr>
        <w:pStyle w:val="ListParagraph"/>
        <w:ind w:left="0"/>
        <w:rPr>
          <w:ins w:id="1487" w:author="Tranchina Kevin" w:date="2021-02-21T11:37:00Z"/>
          <w:rFonts w:asciiTheme="majorHAnsi" w:hAnsiTheme="majorHAnsi" w:cstheme="majorHAnsi"/>
          <w:b/>
          <w:lang w:val="it-IT"/>
          <w:rPrChange w:id="1488" w:author="Tranchina Kevin" w:date="2021-02-22T00:43:00Z">
            <w:rPr>
              <w:ins w:id="1489" w:author="Tranchina Kevin" w:date="2021-02-21T11:37:00Z"/>
              <w:rFonts w:asciiTheme="majorHAnsi" w:hAnsiTheme="majorHAnsi" w:cstheme="majorHAnsi"/>
              <w:lang w:val="it-IT"/>
            </w:rPr>
          </w:rPrChange>
        </w:rPr>
        <w:pPrChange w:id="1490" w:author="Tranchina Kevin" w:date="2021-02-22T00:43:00Z">
          <w:pPr/>
        </w:pPrChange>
      </w:pPr>
      <w:ins w:id="1491" w:author="Tranchina Kevin" w:date="2021-02-22T00:43:00Z">
        <w:r>
          <w:rPr>
            <w:rFonts w:asciiTheme="majorHAnsi" w:hAnsiTheme="majorHAnsi" w:cstheme="majorHAnsi"/>
            <w:b/>
            <w:lang w:val="it-IT"/>
          </w:rPr>
          <w:t>Analisi migliorie terz</w:t>
        </w:r>
        <w:r w:rsidRPr="00C1340E">
          <w:rPr>
            <w:rFonts w:asciiTheme="majorHAnsi" w:hAnsiTheme="majorHAnsi" w:cstheme="majorHAnsi"/>
            <w:b/>
            <w:lang w:val="it-IT"/>
          </w:rPr>
          <w:t>a visualizzazione</w:t>
        </w:r>
      </w:ins>
      <w:ins w:id="1492" w:author="Tranchina Kevin" w:date="2021-02-21T11:37:00Z">
        <w:r w:rsidR="00A55B53">
          <w:rPr>
            <w:rFonts w:asciiTheme="majorHAnsi" w:hAnsiTheme="majorHAnsi" w:cstheme="majorHAnsi"/>
            <w:lang w:val="it-IT"/>
          </w:rPr>
          <w:t>:</w:t>
        </w:r>
      </w:ins>
    </w:p>
    <w:p w:rsidR="00A55B53" w:rsidRDefault="00854B40">
      <w:pPr>
        <w:rPr>
          <w:ins w:id="1493" w:author="Tranchina Kevin" w:date="2021-02-22T00:56:00Z"/>
          <w:rFonts w:asciiTheme="majorHAnsi" w:hAnsiTheme="majorHAnsi" w:cstheme="majorHAnsi"/>
          <w:lang w:val="it-IT"/>
        </w:rPr>
      </w:pPr>
      <w:ins w:id="1494" w:author="Tranchina Kevin" w:date="2021-02-22T00:53:00Z">
        <w:r>
          <w:rPr>
            <w:rFonts w:asciiTheme="majorHAnsi" w:hAnsiTheme="majorHAnsi" w:cstheme="majorHAnsi"/>
            <w:lang w:val="it-IT"/>
          </w:rPr>
          <w:t xml:space="preserve">Inizialmente non è possibile vedere i valori numerici associati alla grandezza se durante quella giornata o in quello specifico quartiere non sono presenti grandi traffici. </w:t>
        </w:r>
      </w:ins>
      <w:ins w:id="1495" w:author="Tranchina Kevin" w:date="2021-02-22T00:54:00Z">
        <w:r>
          <w:rPr>
            <w:rFonts w:asciiTheme="majorHAnsi" w:hAnsiTheme="majorHAnsi" w:cstheme="majorHAnsi"/>
            <w:lang w:val="it-IT"/>
          </w:rPr>
          <w:t xml:space="preserve">Questo perché semplicemente il </w:t>
        </w:r>
        <w:proofErr w:type="spellStart"/>
        <w:r>
          <w:rPr>
            <w:rFonts w:asciiTheme="majorHAnsi" w:hAnsiTheme="majorHAnsi" w:cstheme="majorHAnsi"/>
            <w:lang w:val="it-IT"/>
          </w:rPr>
          <w:t>tool</w:t>
        </w:r>
        <w:proofErr w:type="spellEnd"/>
        <w:r>
          <w:rPr>
            <w:rFonts w:asciiTheme="majorHAnsi" w:hAnsiTheme="majorHAnsi" w:cstheme="majorHAnsi"/>
            <w:lang w:val="it-IT"/>
          </w:rPr>
          <w:t xml:space="preserve"> di sviluppo elimina le informazioni d’interesse se </w:t>
        </w:r>
      </w:ins>
      <w:ins w:id="1496" w:author="Tranchina Kevin" w:date="2021-02-22T00:55:00Z">
        <w:r>
          <w:rPr>
            <w:rFonts w:asciiTheme="majorHAnsi" w:hAnsiTheme="majorHAnsi" w:cstheme="majorHAnsi"/>
            <w:lang w:val="it-IT"/>
          </w:rPr>
          <w:t>il com</w:t>
        </w:r>
        <w:r w:rsidR="00D974A9">
          <w:rPr>
            <w:rFonts w:asciiTheme="majorHAnsi" w:hAnsiTheme="majorHAnsi" w:cstheme="majorHAnsi"/>
            <w:lang w:val="it-IT"/>
          </w:rPr>
          <w:t xml:space="preserve">ponente risulta troppo piccolo. </w:t>
        </w:r>
        <w:r>
          <w:rPr>
            <w:rFonts w:asciiTheme="majorHAnsi" w:hAnsiTheme="majorHAnsi" w:cstheme="majorHAnsi"/>
            <w:lang w:val="it-IT"/>
          </w:rPr>
          <w:t>Per questo mot</w:t>
        </w:r>
        <w:r w:rsidR="00D974A9">
          <w:rPr>
            <w:rFonts w:asciiTheme="majorHAnsi" w:hAnsiTheme="majorHAnsi" w:cstheme="majorHAnsi"/>
            <w:lang w:val="it-IT"/>
          </w:rPr>
          <w:t xml:space="preserve">ivo è stato inserito un </w:t>
        </w:r>
        <w:proofErr w:type="spellStart"/>
        <w:r w:rsidR="00D974A9">
          <w:rPr>
            <w:rFonts w:asciiTheme="majorHAnsi" w:hAnsiTheme="majorHAnsi" w:cstheme="majorHAnsi"/>
            <w:lang w:val="it-IT"/>
          </w:rPr>
          <w:t>Tooltip</w:t>
        </w:r>
        <w:proofErr w:type="spellEnd"/>
        <w:r w:rsidR="00D974A9">
          <w:rPr>
            <w:rFonts w:asciiTheme="majorHAnsi" w:hAnsiTheme="majorHAnsi" w:cstheme="majorHAnsi"/>
            <w:lang w:val="it-IT"/>
          </w:rPr>
          <w:t xml:space="preserve"> come è visibile nello screen sopra.</w:t>
        </w:r>
      </w:ins>
    </w:p>
    <w:p w:rsidR="00D974A9" w:rsidRDefault="00D974A9">
      <w:pPr>
        <w:rPr>
          <w:ins w:id="1497" w:author="Tranchina Kevin" w:date="2021-02-21T11:39:00Z"/>
          <w:rFonts w:asciiTheme="majorHAnsi" w:hAnsiTheme="majorHAnsi" w:cstheme="majorHAnsi"/>
          <w:lang w:val="it-IT"/>
        </w:rPr>
      </w:pPr>
      <w:ins w:id="1498" w:author="Tranchina Kevin" w:date="2021-02-22T00:56:00Z">
        <w:r>
          <w:rPr>
            <w:rFonts w:asciiTheme="majorHAnsi" w:hAnsiTheme="majorHAnsi" w:cstheme="majorHAnsi"/>
            <w:lang w:val="it-IT"/>
          </w:rPr>
          <w:t>Agli occhi degli utenti il grafico è risultato molto bello</w:t>
        </w:r>
      </w:ins>
      <w:ins w:id="1499" w:author="Tranchina Kevin" w:date="2021-02-22T00:57:00Z">
        <w:r w:rsidR="00C06806">
          <w:rPr>
            <w:rFonts w:asciiTheme="majorHAnsi" w:hAnsiTheme="majorHAnsi" w:cstheme="majorHAnsi"/>
            <w:lang w:val="it-IT"/>
          </w:rPr>
          <w:t xml:space="preserve"> ed intuitivo nel complesso. </w:t>
        </w:r>
      </w:ins>
      <w:ins w:id="1500" w:author="Tranchina Kevin" w:date="2021-02-22T01:08:00Z">
        <w:r w:rsidR="00C06806">
          <w:rPr>
            <w:rFonts w:asciiTheme="majorHAnsi" w:hAnsiTheme="majorHAnsi" w:cstheme="majorHAnsi"/>
            <w:lang w:val="it-IT"/>
          </w:rPr>
          <w:t xml:space="preserve">Non subito chiaro invece l’uso che ne può fare, al valore aggiunto che porta. </w:t>
        </w:r>
      </w:ins>
      <w:ins w:id="1501" w:author="Tranchina Kevin" w:date="2021-02-22T01:09:00Z">
        <w:r w:rsidR="00C06806">
          <w:rPr>
            <w:rFonts w:asciiTheme="majorHAnsi" w:hAnsiTheme="majorHAnsi" w:cstheme="majorHAnsi"/>
            <w:lang w:val="it-IT"/>
          </w:rPr>
          <w:t>Selezionando però pochi quartieri d’interesse coglie subito delle differenze o somigliare confrontando anche i diversi giorni tra loro.</w:t>
        </w:r>
      </w:ins>
      <w:bookmarkStart w:id="1502" w:name="_GoBack"/>
      <w:bookmarkEnd w:id="1502"/>
    </w:p>
    <w:p w:rsidR="00603B2C" w:rsidRDefault="00603B2C">
      <w:pPr>
        <w:rPr>
          <w:ins w:id="1503" w:author="Tranchina Kevin" w:date="2021-02-21T11:34:00Z"/>
          <w:rFonts w:asciiTheme="majorHAnsi" w:hAnsiTheme="majorHAnsi" w:cstheme="majorHAnsi"/>
          <w:lang w:val="it-IT"/>
        </w:rPr>
      </w:pPr>
    </w:p>
    <w:p w:rsidR="00A55B53" w:rsidRDefault="00A55B53">
      <w:pPr>
        <w:rPr>
          <w:ins w:id="1504" w:author="Tranchina Kevin" w:date="2021-02-21T11:34:00Z"/>
          <w:rFonts w:asciiTheme="majorHAnsi" w:hAnsiTheme="majorHAnsi" w:cstheme="majorHAnsi"/>
          <w:lang w:val="it-IT"/>
        </w:rPr>
      </w:pPr>
    </w:p>
    <w:p w:rsidR="00BB08E8" w:rsidRDefault="00BB08E8">
      <w:pPr>
        <w:rPr>
          <w:ins w:id="1505" w:author="Tranchina Kevin" w:date="2021-02-21T11:01:00Z"/>
          <w:rFonts w:asciiTheme="majorHAnsi" w:hAnsiTheme="majorHAnsi" w:cstheme="majorHAnsi"/>
          <w:lang w:val="it-IT"/>
        </w:rPr>
      </w:pPr>
      <w:ins w:id="1506" w:author="Tranchina Kevin" w:date="2021-02-21T11:01:00Z">
        <w:r>
          <w:rPr>
            <w:rFonts w:asciiTheme="majorHAnsi" w:hAnsiTheme="majorHAnsi" w:cstheme="majorHAnsi"/>
            <w:lang w:val="it-IT"/>
          </w:rPr>
          <w:br w:type="page"/>
        </w:r>
      </w:ins>
    </w:p>
    <w:p w:rsidR="002D7296" w:rsidRPr="000B05B7" w:rsidDel="002B5C85" w:rsidRDefault="002D7296">
      <w:pPr>
        <w:pStyle w:val="ListParagraph"/>
        <w:numPr>
          <w:ilvl w:val="0"/>
          <w:numId w:val="24"/>
        </w:numPr>
        <w:rPr>
          <w:del w:id="1507" w:author="Tranchina Kevin" w:date="2021-02-13T18:55:00Z"/>
          <w:rFonts w:asciiTheme="majorHAnsi" w:hAnsiTheme="majorHAnsi" w:cstheme="majorHAnsi"/>
          <w:sz w:val="32"/>
          <w:lang w:val="it-IT"/>
          <w:rPrChange w:id="1508" w:author="Tranchina Kevin" w:date="2021-02-20T12:58:00Z">
            <w:rPr>
              <w:del w:id="1509" w:author="Tranchina Kevin" w:date="2021-02-13T18:55:00Z"/>
              <w:rFonts w:ascii="Century Schoolbook" w:hAnsi="Century Schoolbook"/>
              <w:b/>
              <w:sz w:val="32"/>
              <w:lang w:val="it-IT"/>
            </w:rPr>
          </w:rPrChange>
        </w:rPr>
        <w:pPrChange w:id="1510" w:author="Tranchina Kevin" w:date="2021-02-20T12:5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EF76B4" w:rsidRPr="000B05B7" w:rsidRDefault="003F79B1">
      <w:pPr>
        <w:pStyle w:val="ListParagraph"/>
        <w:numPr>
          <w:ilvl w:val="1"/>
          <w:numId w:val="24"/>
        </w:numPr>
        <w:rPr>
          <w:ins w:id="1511" w:author="Tranchina Kevin" w:date="2021-02-13T18:40:00Z"/>
          <w:rFonts w:asciiTheme="majorHAnsi" w:hAnsiTheme="majorHAnsi" w:cstheme="majorHAnsi"/>
          <w:b/>
          <w:sz w:val="32"/>
          <w:lang w:val="it-IT"/>
          <w:rPrChange w:id="1512" w:author="Tranchina Kevin" w:date="2021-02-20T12:58:00Z">
            <w:rPr>
              <w:ins w:id="1513" w:author="Tranchina Kevin" w:date="2021-02-13T18:40:00Z"/>
              <w:rFonts w:ascii="Century Schoolbook" w:hAnsi="Century Schoolbook"/>
              <w:b/>
              <w:sz w:val="32"/>
              <w:lang w:val="it-IT"/>
            </w:rPr>
          </w:rPrChange>
        </w:rPr>
        <w:pPrChange w:id="1514" w:author="Tranchina Kevin" w:date="2021-02-20T12:5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r w:rsidRPr="000B05B7">
        <w:rPr>
          <w:rFonts w:asciiTheme="majorHAnsi" w:hAnsiTheme="majorHAnsi" w:cstheme="majorHAnsi"/>
          <w:b/>
          <w:sz w:val="32"/>
          <w:lang w:val="it-IT"/>
          <w:rPrChange w:id="1515" w:author="Tranchina Kevin" w:date="2021-02-20T12:58:00Z">
            <w:rPr>
              <w:lang w:val="it-IT"/>
            </w:rPr>
          </w:rPrChange>
        </w:rPr>
        <w:t>Questionari Psicometrici e Valutazione Utenti</w:t>
      </w:r>
    </w:p>
    <w:p w:rsidR="002B5C85" w:rsidRDefault="00EF76B4">
      <w:pPr>
        <w:ind w:left="720"/>
        <w:rPr>
          <w:ins w:id="1516" w:author="Tranchina Kevin" w:date="2021-02-22T01:05:00Z"/>
          <w:rFonts w:asciiTheme="majorHAnsi" w:hAnsiTheme="majorHAnsi" w:cstheme="majorHAnsi"/>
          <w:lang w:val="it-IT"/>
        </w:rPr>
        <w:pPrChange w:id="1517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518" w:author="Tranchina Kevin" w:date="2021-02-13T18:40:00Z">
        <w:r w:rsidRPr="000B05B7">
          <w:rPr>
            <w:rFonts w:asciiTheme="majorHAnsi" w:hAnsiTheme="majorHAnsi" w:cstheme="majorHAnsi"/>
            <w:lang w:val="it-IT"/>
            <w:rPrChange w:id="1519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Per la realizzazione del questionari</w:t>
        </w:r>
        <w:r w:rsidR="007B5767" w:rsidRPr="000B05B7">
          <w:rPr>
            <w:rFonts w:asciiTheme="majorHAnsi" w:hAnsiTheme="majorHAnsi" w:cstheme="majorHAnsi"/>
            <w:lang w:val="it-IT"/>
            <w:rPrChange w:id="1520" w:author="Tranchina Kevin" w:date="2021-02-20T12:58:00Z">
              <w:rPr>
                <w:lang w:val="it-IT"/>
              </w:rPr>
            </w:rPrChange>
          </w:rPr>
          <w:t>o sono stati sottoposti</w:t>
        </w:r>
        <w:r w:rsidR="002B5C85" w:rsidRPr="000B05B7">
          <w:rPr>
            <w:rFonts w:asciiTheme="majorHAnsi" w:hAnsiTheme="majorHAnsi" w:cstheme="majorHAnsi"/>
            <w:lang w:val="it-IT"/>
            <w:rPrChange w:id="1521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 ad un gruppo di </w:t>
        </w:r>
      </w:ins>
      <w:ins w:id="1522" w:author="Tranchina Kevin" w:date="2021-02-14T22:57:00Z">
        <w:r w:rsidR="007B5767" w:rsidRPr="000B05B7">
          <w:rPr>
            <w:rFonts w:asciiTheme="majorHAnsi" w:hAnsiTheme="majorHAnsi" w:cstheme="majorHAnsi"/>
            <w:lang w:val="it-IT"/>
            <w:rPrChange w:id="1523" w:author="Tranchina Kevin" w:date="2021-02-20T12:58:00Z">
              <w:rPr>
                <w:lang w:val="it-IT"/>
              </w:rPr>
            </w:rPrChange>
          </w:rPr>
          <w:t>venti</w:t>
        </w:r>
      </w:ins>
      <w:ins w:id="1524" w:author="Tranchina Kevin" w:date="2021-02-13T18:40:00Z">
        <w:r w:rsidR="002B5C85" w:rsidRPr="000B05B7">
          <w:rPr>
            <w:rFonts w:asciiTheme="majorHAnsi" w:hAnsiTheme="majorHAnsi" w:cstheme="majorHAnsi"/>
            <w:lang w:val="it-IT"/>
            <w:rPrChange w:id="1525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 persone</w:t>
        </w:r>
        <w:r w:rsidRPr="000B05B7">
          <w:rPr>
            <w:rFonts w:asciiTheme="majorHAnsi" w:hAnsiTheme="majorHAnsi" w:cstheme="majorHAnsi"/>
            <w:lang w:val="it-IT"/>
            <w:rPrChange w:id="1526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 </w:t>
        </w:r>
      </w:ins>
      <w:ins w:id="1527" w:author="Tranchina Kevin" w:date="2021-02-14T22:57:00Z">
        <w:r w:rsidR="007B5767" w:rsidRPr="000B05B7">
          <w:rPr>
            <w:rFonts w:asciiTheme="majorHAnsi" w:hAnsiTheme="majorHAnsi" w:cstheme="majorHAnsi"/>
            <w:lang w:val="it-IT"/>
            <w:rPrChange w:id="1528" w:author="Tranchina Kevin" w:date="2021-02-20T12:58:00Z">
              <w:rPr>
                <w:lang w:val="it-IT"/>
              </w:rPr>
            </w:rPrChange>
          </w:rPr>
          <w:t xml:space="preserve">tre </w:t>
        </w:r>
      </w:ins>
      <w:ins w:id="1529" w:author="Tranchina Kevin" w:date="2021-02-13T18:50:00Z">
        <w:r w:rsidR="002B5C85" w:rsidRPr="000B05B7">
          <w:rPr>
            <w:rFonts w:asciiTheme="majorHAnsi" w:hAnsiTheme="majorHAnsi" w:cstheme="majorHAnsi"/>
            <w:lang w:val="it-IT"/>
            <w:rPrChange w:id="1530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questionari </w:t>
        </w:r>
      </w:ins>
      <w:ins w:id="1531" w:author="Tranchina Kevin" w:date="2021-02-13T18:52:00Z">
        <w:r w:rsidR="005E11FD" w:rsidRPr="000B05B7">
          <w:rPr>
            <w:rFonts w:asciiTheme="majorHAnsi" w:hAnsiTheme="majorHAnsi" w:cstheme="majorHAnsi"/>
            <w:lang w:val="it-IT"/>
            <w:rPrChange w:id="1532" w:author="Tranchina Kevin" w:date="2021-02-20T12:58:00Z">
              <w:rPr>
                <w:lang w:val="it-IT"/>
              </w:rPr>
            </w:rPrChange>
          </w:rPr>
          <w:t>Moduli Google</w:t>
        </w:r>
      </w:ins>
      <w:ins w:id="1533" w:author="Tranchina Kevin" w:date="2021-02-14T22:56:00Z">
        <w:r w:rsidR="007B5767" w:rsidRPr="000B05B7">
          <w:rPr>
            <w:rFonts w:asciiTheme="majorHAnsi" w:hAnsiTheme="majorHAnsi" w:cstheme="majorHAnsi"/>
            <w:lang w:val="it-IT"/>
            <w:rPrChange w:id="1534" w:author="Tranchina Kevin" w:date="2021-02-20T12:58:00Z">
              <w:rPr>
                <w:lang w:val="it-IT"/>
              </w:rPr>
            </w:rPrChange>
          </w:rPr>
          <w:t>,</w:t>
        </w:r>
      </w:ins>
      <w:ins w:id="1535" w:author="Tranchina Kevin" w:date="2021-02-13T18:52:00Z">
        <w:r w:rsidR="005E11FD" w:rsidRPr="000B05B7">
          <w:rPr>
            <w:rFonts w:asciiTheme="majorHAnsi" w:hAnsiTheme="majorHAnsi" w:cstheme="majorHAnsi"/>
            <w:lang w:val="it-IT"/>
            <w:rPrChange w:id="1536" w:author="Tranchina Kevin" w:date="2021-02-20T12:58:00Z">
              <w:rPr>
                <w:lang w:val="it-IT"/>
              </w:rPr>
            </w:rPrChange>
          </w:rPr>
          <w:t xml:space="preserve"> </w:t>
        </w:r>
      </w:ins>
      <w:ins w:id="1537" w:author="Tranchina Kevin" w:date="2021-02-14T22:56:00Z">
        <w:r w:rsidR="007B5767" w:rsidRPr="000B05B7">
          <w:rPr>
            <w:rFonts w:asciiTheme="majorHAnsi" w:hAnsiTheme="majorHAnsi" w:cstheme="majorHAnsi"/>
            <w:lang w:val="it-IT"/>
            <w:rPrChange w:id="1538" w:author="Tranchina Kevin" w:date="2021-02-20T12:58:00Z">
              <w:rPr>
                <w:lang w:val="it-IT"/>
              </w:rPr>
            </w:rPrChange>
          </w:rPr>
          <w:t>ognuno riferito ad una specifica visualizzazione</w:t>
        </w:r>
      </w:ins>
      <w:ins w:id="1539" w:author="Tranchina Kevin" w:date="2021-02-14T22:57:00Z">
        <w:r w:rsidR="007B5767" w:rsidRPr="000B05B7">
          <w:rPr>
            <w:rFonts w:asciiTheme="majorHAnsi" w:hAnsiTheme="majorHAnsi" w:cstheme="majorHAnsi"/>
            <w:lang w:val="it-IT"/>
            <w:rPrChange w:id="1540" w:author="Tranchina Kevin" w:date="2021-02-20T12:58:00Z">
              <w:rPr>
                <w:lang w:val="it-IT"/>
              </w:rPr>
            </w:rPrChange>
          </w:rPr>
          <w:t>, compilabil</w:t>
        </w:r>
      </w:ins>
      <w:ins w:id="1541" w:author="Tranchina Kevin" w:date="2021-02-14T22:58:00Z">
        <w:r w:rsidR="007B5767" w:rsidRPr="000B05B7">
          <w:rPr>
            <w:rFonts w:asciiTheme="majorHAnsi" w:hAnsiTheme="majorHAnsi" w:cstheme="majorHAnsi"/>
            <w:lang w:val="it-IT"/>
            <w:rPrChange w:id="1542" w:author="Tranchina Kevin" w:date="2021-02-20T12:58:00Z">
              <w:rPr>
                <w:lang w:val="it-IT"/>
              </w:rPr>
            </w:rPrChange>
          </w:rPr>
          <w:t>i</w:t>
        </w:r>
      </w:ins>
      <w:ins w:id="1543" w:author="Tranchina Kevin" w:date="2021-02-14T22:56:00Z">
        <w:r w:rsidR="007B5767" w:rsidRPr="000B05B7">
          <w:rPr>
            <w:rFonts w:asciiTheme="majorHAnsi" w:hAnsiTheme="majorHAnsi" w:cstheme="majorHAnsi"/>
            <w:lang w:val="it-IT"/>
            <w:rPrChange w:id="1544" w:author="Tranchina Kevin" w:date="2021-02-20T12:58:00Z">
              <w:rPr>
                <w:lang w:val="it-IT"/>
              </w:rPr>
            </w:rPrChange>
          </w:rPr>
          <w:t xml:space="preserve"> </w:t>
        </w:r>
      </w:ins>
      <w:ins w:id="1545" w:author="Tranchina Kevin" w:date="2021-02-13T18:52:00Z">
        <w:r w:rsidR="005E11FD" w:rsidRPr="000B05B7">
          <w:rPr>
            <w:rFonts w:asciiTheme="majorHAnsi" w:hAnsiTheme="majorHAnsi" w:cstheme="majorHAnsi"/>
            <w:lang w:val="it-IT"/>
            <w:rPrChange w:id="1546" w:author="Tranchina Kevin" w:date="2021-02-20T12:58:00Z">
              <w:rPr>
                <w:lang w:val="it-IT"/>
              </w:rPr>
            </w:rPrChange>
          </w:rPr>
          <w:t>al seguente link</w:t>
        </w:r>
        <w:r w:rsidR="007B5767" w:rsidRPr="000B05B7">
          <w:rPr>
            <w:rFonts w:asciiTheme="majorHAnsi" w:hAnsiTheme="majorHAnsi" w:cstheme="majorHAnsi"/>
            <w:lang w:val="it-IT"/>
            <w:rPrChange w:id="1547" w:author="Tranchina Kevin" w:date="2021-02-20T12:58:00Z">
              <w:rPr>
                <w:lang w:val="it-IT"/>
              </w:rPr>
            </w:rPrChange>
          </w:rPr>
          <w:t>:</w:t>
        </w:r>
      </w:ins>
      <w:ins w:id="1548" w:author="Tranchina Kevin" w:date="2021-02-14T22:58:00Z">
        <w:r w:rsidR="007B5767" w:rsidRPr="000B05B7">
          <w:rPr>
            <w:rFonts w:asciiTheme="majorHAnsi" w:hAnsiTheme="majorHAnsi" w:cstheme="majorHAnsi"/>
            <w:lang w:val="it-IT"/>
            <w:rPrChange w:id="1549" w:author="Tranchina Kevin" w:date="2021-02-20T12:58:00Z">
              <w:rPr>
                <w:lang w:val="it-IT"/>
              </w:rPr>
            </w:rPrChange>
          </w:rPr>
          <w:t xml:space="preserve"> </w:t>
        </w:r>
      </w:ins>
      <w:ins w:id="1550" w:author="Tranchina Kevin" w:date="2021-02-13T18:54:00Z">
        <w:r w:rsidR="002B5C85" w:rsidRPr="000B05B7">
          <w:rPr>
            <w:rFonts w:asciiTheme="majorHAnsi" w:hAnsiTheme="majorHAnsi" w:cstheme="majorHAnsi"/>
            <w:lang w:val="it-IT"/>
            <w:rPrChange w:id="1551" w:author="Tranchina Kevin" w:date="2021-02-20T12:58:00Z">
              <w:rPr>
                <w:lang w:val="it-IT"/>
              </w:rPr>
            </w:rPrChange>
          </w:rPr>
          <w:fldChar w:fldCharType="begin"/>
        </w:r>
        <w:r w:rsidR="002B5C85" w:rsidRPr="000B05B7">
          <w:rPr>
            <w:rFonts w:asciiTheme="majorHAnsi" w:hAnsiTheme="majorHAnsi" w:cstheme="majorHAnsi"/>
            <w:lang w:val="it-IT"/>
            <w:rPrChange w:id="1552" w:author="Tranchina Kevin" w:date="2021-02-20T12:58:00Z">
              <w:rPr>
                <w:lang w:val="it-IT"/>
              </w:rPr>
            </w:rPrChange>
          </w:rPr>
          <w:instrText xml:space="preserve"> HYPERLINK "https://forms.gle/6LxSxydkJXXDk1XB6" </w:instrText>
        </w:r>
        <w:r w:rsidR="002B5C85" w:rsidRPr="000B05B7">
          <w:rPr>
            <w:rFonts w:asciiTheme="majorHAnsi" w:hAnsiTheme="majorHAnsi" w:cstheme="majorHAnsi"/>
            <w:lang w:val="it-IT"/>
            <w:rPrChange w:id="1553" w:author="Tranchina Kevin" w:date="2021-02-20T12:58:00Z">
              <w:rPr>
                <w:lang w:val="it-IT"/>
              </w:rPr>
            </w:rPrChange>
          </w:rPr>
          <w:fldChar w:fldCharType="separate"/>
        </w:r>
        <w:r w:rsidR="004A6C2E" w:rsidRPr="000B05B7">
          <w:rPr>
            <w:rStyle w:val="Hyperlink"/>
            <w:rFonts w:asciiTheme="majorHAnsi" w:hAnsiTheme="majorHAnsi" w:cstheme="majorHAnsi"/>
            <w:lang w:val="it-IT"/>
            <w:rPrChange w:id="1554" w:author="Tranchina Kevin" w:date="2021-02-20T12:58:00Z">
              <w:rPr>
                <w:rStyle w:val="Hyperlink"/>
                <w:lang w:val="it-IT"/>
              </w:rPr>
            </w:rPrChange>
          </w:rPr>
          <w:t>Valutazione</w:t>
        </w:r>
        <w:r w:rsidR="002B5C85" w:rsidRPr="000B05B7">
          <w:rPr>
            <w:rStyle w:val="Hyperlink"/>
            <w:rFonts w:asciiTheme="majorHAnsi" w:hAnsiTheme="majorHAnsi" w:cstheme="majorHAnsi"/>
            <w:lang w:val="it-IT"/>
            <w:rPrChange w:id="1555" w:author="Tranchina Kevin" w:date="2021-02-20T12:58:00Z">
              <w:rPr>
                <w:rStyle w:val="Hyperlink"/>
                <w:lang w:val="it-IT"/>
              </w:rPr>
            </w:rPrChange>
          </w:rPr>
          <w:t xml:space="preserve"> visualizzazione</w:t>
        </w:r>
        <w:r w:rsidR="002B5C85" w:rsidRPr="000B05B7">
          <w:rPr>
            <w:rFonts w:asciiTheme="majorHAnsi" w:hAnsiTheme="majorHAnsi" w:cstheme="majorHAnsi"/>
            <w:lang w:val="it-IT"/>
            <w:rPrChange w:id="1556" w:author="Tranchina Kevin" w:date="2021-02-20T12:58:00Z">
              <w:rPr>
                <w:lang w:val="it-IT"/>
              </w:rPr>
            </w:rPrChange>
          </w:rPr>
          <w:fldChar w:fldCharType="end"/>
        </w:r>
      </w:ins>
      <w:ins w:id="1557" w:author="Tranchina Kevin" w:date="2021-02-14T22:58:00Z">
        <w:r w:rsidR="007B5767" w:rsidRPr="000B05B7">
          <w:rPr>
            <w:rFonts w:asciiTheme="majorHAnsi" w:hAnsiTheme="majorHAnsi" w:cstheme="majorHAnsi"/>
            <w:lang w:val="it-IT"/>
            <w:rPrChange w:id="1558" w:author="Tranchina Kevin" w:date="2021-02-20T12:58:00Z">
              <w:rPr>
                <w:lang w:val="it-IT"/>
              </w:rPr>
            </w:rPrChange>
          </w:rPr>
          <w:t>.</w:t>
        </w:r>
      </w:ins>
    </w:p>
    <w:p w:rsidR="00D974A9" w:rsidRDefault="00D974A9">
      <w:pPr>
        <w:ind w:left="720"/>
        <w:rPr>
          <w:ins w:id="1559" w:author="Tranchina Kevin" w:date="2021-02-22T01:05:00Z"/>
          <w:rFonts w:asciiTheme="majorHAnsi" w:hAnsiTheme="majorHAnsi" w:cstheme="majorHAnsi"/>
          <w:lang w:val="it-IT"/>
        </w:rPr>
        <w:pPrChange w:id="1560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561" w:author="Tranchina Kevin" w:date="2021-02-22T01:05:00Z">
        <w:r w:rsidRPr="00D974A9">
          <w:rPr>
            <w:rFonts w:asciiTheme="majorHAnsi" w:hAnsiTheme="majorHAnsi" w:cstheme="majorHAnsi"/>
            <w:lang w:val="it-IT"/>
          </w:rPr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column">
                <wp:posOffset>370024</wp:posOffset>
              </wp:positionH>
              <wp:positionV relativeFrom="paragraph">
                <wp:posOffset>315595</wp:posOffset>
              </wp:positionV>
              <wp:extent cx="5921253" cy="4054191"/>
              <wp:effectExtent l="0" t="0" r="3810" b="3810"/>
              <wp:wrapTight wrapText="bothSides">
                <wp:wrapPolygon edited="0">
                  <wp:start x="0" y="0"/>
                  <wp:lineTo x="0" y="21519"/>
                  <wp:lineTo x="21544" y="21519"/>
                  <wp:lineTo x="21544" y="0"/>
                  <wp:lineTo x="0" y="0"/>
                </wp:wrapPolygon>
              </wp:wrapTight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21253" cy="40541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:rsidR="00D974A9" w:rsidRDefault="00D974A9">
      <w:pPr>
        <w:ind w:left="720"/>
        <w:rPr>
          <w:ins w:id="1562" w:author="Tranchina Kevin" w:date="2021-02-22T01:05:00Z"/>
          <w:rFonts w:asciiTheme="majorHAnsi" w:hAnsiTheme="majorHAnsi" w:cstheme="majorHAnsi"/>
          <w:lang w:val="it-IT"/>
        </w:rPr>
        <w:pPrChange w:id="1563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D974A9" w:rsidRDefault="00D974A9">
      <w:pPr>
        <w:ind w:left="720"/>
        <w:rPr>
          <w:ins w:id="1564" w:author="Tranchina Kevin" w:date="2021-02-22T01:05:00Z"/>
          <w:rFonts w:asciiTheme="majorHAnsi" w:hAnsiTheme="majorHAnsi" w:cstheme="majorHAnsi"/>
          <w:lang w:val="it-IT"/>
        </w:rPr>
        <w:pPrChange w:id="1565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EF76B4" w:rsidRDefault="005E11FD">
      <w:pPr>
        <w:ind w:left="720"/>
        <w:rPr>
          <w:ins w:id="1566" w:author="Tranchina Kevin" w:date="2021-02-22T01:04:00Z"/>
          <w:rFonts w:asciiTheme="majorHAnsi" w:hAnsiTheme="majorHAnsi" w:cstheme="majorHAnsi"/>
          <w:lang w:val="it-IT"/>
        </w:rPr>
        <w:pPrChange w:id="1567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568" w:author="Tranchina Kevin" w:date="2021-02-14T22:53:00Z">
        <w:r w:rsidRPr="000B05B7">
          <w:rPr>
            <w:rFonts w:asciiTheme="majorHAnsi" w:hAnsiTheme="majorHAnsi" w:cstheme="majorHAnsi"/>
            <w:lang w:val="it-IT"/>
            <w:rPrChange w:id="1569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Per ogni visualizzazione l</w:t>
        </w:r>
      </w:ins>
      <w:ins w:id="1570" w:author="Tranchina Kevin" w:date="2021-02-14T22:54:00Z">
        <w:r w:rsidRPr="000B05B7">
          <w:rPr>
            <w:rFonts w:asciiTheme="majorHAnsi" w:hAnsiTheme="majorHAnsi" w:cstheme="majorHAnsi"/>
            <w:lang w:val="it-IT"/>
            <w:rPrChange w:id="1571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’utente che ha esaminato la visualizzazione può esprimere un giudizio sui 5 aggettivi elencati in figura con votazione da 1 a 6 (1 aggettivo completamente distante con la visualizzazione e 6 aggettivo perfettamente calzante con la descrizione)</w:t>
        </w:r>
      </w:ins>
      <w:ins w:id="1572" w:author="Tranchina Kevin" w:date="2021-02-14T22:55:00Z">
        <w:r w:rsidRPr="000B05B7">
          <w:rPr>
            <w:rFonts w:asciiTheme="majorHAnsi" w:hAnsiTheme="majorHAnsi" w:cstheme="majorHAnsi"/>
            <w:lang w:val="it-IT"/>
            <w:rPrChange w:id="1573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.</w:t>
        </w:r>
      </w:ins>
    </w:p>
    <w:p w:rsidR="00D974A9" w:rsidRDefault="00D974A9">
      <w:pPr>
        <w:ind w:left="720"/>
        <w:rPr>
          <w:ins w:id="1574" w:author="Tranchina Kevin" w:date="2021-02-22T01:04:00Z"/>
          <w:rFonts w:asciiTheme="majorHAnsi" w:hAnsiTheme="majorHAnsi" w:cstheme="majorHAnsi"/>
          <w:lang w:val="it-IT"/>
        </w:rPr>
        <w:pPrChange w:id="1575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D974A9" w:rsidRPr="000B05B7" w:rsidRDefault="00D974A9">
      <w:pPr>
        <w:ind w:left="720"/>
        <w:rPr>
          <w:ins w:id="1576" w:author="Tranchina Kevin" w:date="2021-02-14T22:55:00Z"/>
          <w:rFonts w:asciiTheme="majorHAnsi" w:hAnsiTheme="majorHAnsi" w:cstheme="majorHAnsi"/>
          <w:lang w:val="it-IT"/>
          <w:rPrChange w:id="1577" w:author="Tranchina Kevin" w:date="2021-02-20T12:58:00Z">
            <w:rPr>
              <w:ins w:id="1578" w:author="Tranchina Kevin" w:date="2021-02-14T22:55:00Z"/>
              <w:rFonts w:asciiTheme="majorHAnsi" w:hAnsiTheme="majorHAnsi"/>
              <w:lang w:val="it-IT"/>
            </w:rPr>
          </w:rPrChange>
        </w:rPr>
        <w:pPrChange w:id="1579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FD0FC7" w:rsidRPr="000B05B7" w:rsidRDefault="00FD0FC7">
      <w:pPr>
        <w:ind w:left="720"/>
        <w:rPr>
          <w:ins w:id="1580" w:author="Tranchina Kevin" w:date="2021-02-13T18:39:00Z"/>
          <w:rFonts w:asciiTheme="majorHAnsi" w:hAnsiTheme="majorHAnsi" w:cstheme="majorHAnsi"/>
          <w:b/>
          <w:sz w:val="32"/>
          <w:lang w:val="it-IT"/>
          <w:rPrChange w:id="1581" w:author="Tranchina Kevin" w:date="2021-02-20T12:58:00Z">
            <w:rPr>
              <w:ins w:id="1582" w:author="Tranchina Kevin" w:date="2021-02-13T18:39:00Z"/>
              <w:lang w:val="it-IT"/>
            </w:rPr>
          </w:rPrChange>
        </w:rPr>
        <w:pPrChange w:id="1583" w:author="Tranchina Kevin" w:date="2021-02-13T18:40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D974A9" w:rsidRDefault="00D974A9">
      <w:pPr>
        <w:pStyle w:val="ListParagraph"/>
        <w:ind w:left="862"/>
        <w:rPr>
          <w:ins w:id="1584" w:author="Tranchina Kevin" w:date="2021-02-22T01:05:00Z"/>
          <w:rFonts w:asciiTheme="majorHAnsi" w:hAnsiTheme="majorHAnsi" w:cstheme="majorHAnsi"/>
          <w:lang w:val="it-IT"/>
        </w:rPr>
        <w:pPrChange w:id="1585" w:author="Tranchina Kevin" w:date="2021-02-13T11:1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D974A9" w:rsidRDefault="00D974A9">
      <w:pPr>
        <w:pStyle w:val="ListParagraph"/>
        <w:ind w:left="862"/>
        <w:rPr>
          <w:ins w:id="1586" w:author="Tranchina Kevin" w:date="2021-02-22T01:05:00Z"/>
          <w:rFonts w:asciiTheme="majorHAnsi" w:hAnsiTheme="majorHAnsi" w:cstheme="majorHAnsi"/>
          <w:lang w:val="it-IT"/>
        </w:rPr>
        <w:pPrChange w:id="1587" w:author="Tranchina Kevin" w:date="2021-02-13T11:12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Default="001621E8" w:rsidP="001621E8">
      <w:pPr>
        <w:rPr>
          <w:rFonts w:asciiTheme="majorHAnsi" w:hAnsiTheme="majorHAnsi" w:cstheme="majorHAnsi"/>
          <w:lang w:val="it-IT"/>
        </w:rPr>
        <w:pPrChange w:id="1588" w:author="Tranchina Kevin" w:date="2021-02-22T01:05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7B5767" w:rsidRPr="001621E8" w:rsidRDefault="001621E8" w:rsidP="001621E8">
      <w:pPr>
        <w:rPr>
          <w:ins w:id="1589" w:author="Tranchina Kevin" w:date="2021-02-14T22:58:00Z"/>
          <w:rFonts w:asciiTheme="majorHAnsi" w:hAnsiTheme="majorHAnsi" w:cstheme="majorHAnsi"/>
          <w:lang w:val="it-IT"/>
          <w:rPrChange w:id="1590" w:author="Tranchina Kevin" w:date="2021-02-22T01:05:00Z">
            <w:rPr>
              <w:ins w:id="1591" w:author="Tranchina Kevin" w:date="2021-02-14T22:58:00Z"/>
              <w:rFonts w:asciiTheme="majorHAnsi" w:hAnsiTheme="majorHAnsi"/>
              <w:lang w:val="it-IT"/>
            </w:rPr>
          </w:rPrChange>
        </w:rPr>
        <w:pPrChange w:id="1592" w:author="Tranchina Kevin" w:date="2021-02-22T01:05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593" w:author="Tranchina Kevin" w:date="2021-02-22T01:05:00Z">
        <w:r w:rsidRPr="001621E8">
          <w:rPr>
            <w:rFonts w:asciiTheme="majorHAnsi" w:hAnsiTheme="majorHAnsi" w:cstheme="majorHAnsi"/>
            <w:lang w:val="it-IT"/>
            <w:rPrChange w:id="1594" w:author="Tranchina Kevin" w:date="2021-02-22T01:05:00Z">
              <w:rPr>
                <w:lang w:val="it-IT"/>
              </w:rPr>
            </w:rPrChange>
          </w:rPr>
          <w:t>S</w:t>
        </w:r>
      </w:ins>
      <w:ins w:id="1595" w:author="Tranchina Kevin" w:date="2021-02-14T22:58:00Z">
        <w:r w:rsidR="008A1B34" w:rsidRPr="001621E8">
          <w:rPr>
            <w:rFonts w:asciiTheme="majorHAnsi" w:hAnsiTheme="majorHAnsi" w:cstheme="majorHAnsi"/>
            <w:lang w:val="it-IT"/>
            <w:rPrChange w:id="1596" w:author="Tranchina Kevin" w:date="2021-02-22T01:05:00Z">
              <w:rPr>
                <w:rFonts w:asciiTheme="majorHAnsi" w:hAnsiTheme="majorHAnsi"/>
                <w:lang w:val="it-IT"/>
              </w:rPr>
            </w:rPrChange>
          </w:rPr>
          <w:t>uccessiva</w:t>
        </w:r>
        <w:r w:rsidR="007B5767" w:rsidRPr="001621E8">
          <w:rPr>
            <w:rFonts w:asciiTheme="majorHAnsi" w:hAnsiTheme="majorHAnsi" w:cstheme="majorHAnsi"/>
            <w:lang w:val="it-IT"/>
            <w:rPrChange w:id="1597" w:author="Tranchina Kevin" w:date="2021-02-22T01:05:00Z">
              <w:rPr>
                <w:rFonts w:asciiTheme="majorHAnsi" w:hAnsiTheme="majorHAnsi"/>
                <w:lang w:val="it-IT"/>
              </w:rPr>
            </w:rPrChange>
          </w:rPr>
          <w:t>mente sono stati realizzati due tipologie di grafico:</w:t>
        </w:r>
      </w:ins>
    </w:p>
    <w:p w:rsidR="002D7296" w:rsidRPr="000B05B7" w:rsidDel="008A1B34" w:rsidRDefault="001621E8" w:rsidP="001621E8">
      <w:pPr>
        <w:pStyle w:val="ListParagraph"/>
        <w:numPr>
          <w:ilvl w:val="0"/>
          <w:numId w:val="19"/>
        </w:numPr>
        <w:rPr>
          <w:del w:id="1598" w:author="Tranchina Kevin" w:date="2021-02-13T18:39:00Z"/>
          <w:rFonts w:asciiTheme="majorHAnsi" w:hAnsiTheme="majorHAnsi" w:cstheme="majorHAnsi"/>
          <w:lang w:val="it-IT"/>
          <w:rPrChange w:id="1599" w:author="Tranchina Kevin" w:date="2021-02-20T12:58:00Z">
            <w:rPr>
              <w:del w:id="1600" w:author="Tranchina Kevin" w:date="2021-02-13T18:39:00Z"/>
              <w:rFonts w:asciiTheme="majorHAnsi" w:hAnsiTheme="majorHAnsi"/>
              <w:lang w:val="it-IT"/>
            </w:rPr>
          </w:rPrChange>
        </w:rPr>
        <w:pPrChange w:id="1601" w:author="Tranchina Kevin" w:date="2021-02-14T22:5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602" w:author="Tranchina Kevin" w:date="2021-02-22T01:06:00Z">
        <w:r w:rsidRPr="001621E8">
          <w:rPr>
            <w:noProof/>
            <w:lang w:val="it-IT"/>
            <w:rPrChange w:id="1603" w:author="Tranchina Kevin" w:date="2021-02-22T01:06:00Z">
              <w:rPr>
                <w:noProof/>
              </w:rPr>
            </w:rPrChange>
          </w:rPr>
          <w:t xml:space="preserve"> </w:t>
        </w:r>
      </w:ins>
      <w:ins w:id="1604" w:author="Tranchina Kevin" w:date="2021-02-14T22:59:00Z">
        <w:r w:rsidR="007B5767" w:rsidRPr="000B05B7">
          <w:rPr>
            <w:rFonts w:asciiTheme="majorHAnsi" w:hAnsiTheme="majorHAnsi" w:cstheme="majorHAnsi"/>
            <w:b/>
            <w:lang w:val="it-IT"/>
            <w:rPrChange w:id="1605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Grafico a barre</w:t>
        </w:r>
        <w:r w:rsidR="007B5767" w:rsidRPr="000B05B7">
          <w:rPr>
            <w:rFonts w:asciiTheme="majorHAnsi" w:hAnsiTheme="majorHAnsi" w:cstheme="majorHAnsi"/>
            <w:lang w:val="it-IT"/>
            <w:rPrChange w:id="1606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, realizzato all</w:t>
        </w:r>
      </w:ins>
      <w:ins w:id="1607" w:author="Tranchina Kevin" w:date="2021-02-14T23:04:00Z">
        <w:r w:rsidR="007B5767" w:rsidRPr="000B05B7">
          <w:rPr>
            <w:rFonts w:asciiTheme="majorHAnsi" w:hAnsiTheme="majorHAnsi" w:cstheme="majorHAnsi"/>
            <w:lang w:val="it-IT"/>
            <w:rPrChange w:id="1608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’interno del</w:t>
        </w:r>
      </w:ins>
      <w:ins w:id="1609" w:author="Tranchina Kevin" w:date="2021-02-14T23:05:00Z">
        <w:r w:rsidR="008A1B34" w:rsidRPr="000B05B7">
          <w:rPr>
            <w:rFonts w:asciiTheme="majorHAnsi" w:hAnsiTheme="majorHAnsi" w:cstheme="majorHAnsi"/>
            <w:lang w:val="it-IT"/>
            <w:rPrChange w:id="1610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lo stesso</w:t>
        </w:r>
      </w:ins>
      <w:ins w:id="1611" w:author="Tranchina Kevin" w:date="2021-02-14T23:04:00Z">
        <w:r w:rsidR="007B5767" w:rsidRPr="000B05B7">
          <w:rPr>
            <w:rFonts w:asciiTheme="majorHAnsi" w:hAnsiTheme="majorHAnsi" w:cstheme="majorHAnsi"/>
            <w:lang w:val="it-IT"/>
            <w:rPrChange w:id="1612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 xml:space="preserve"> Google </w:t>
        </w:r>
        <w:proofErr w:type="spellStart"/>
        <w:r w:rsidR="007B5767" w:rsidRPr="000B05B7">
          <w:rPr>
            <w:rFonts w:asciiTheme="majorHAnsi" w:hAnsiTheme="majorHAnsi" w:cstheme="majorHAnsi"/>
            <w:lang w:val="it-IT"/>
            <w:rPrChange w:id="1613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Sheet</w:t>
        </w:r>
        <w:proofErr w:type="spellEnd"/>
        <w:r w:rsidR="007B5767" w:rsidRPr="000B05B7">
          <w:rPr>
            <w:rFonts w:asciiTheme="majorHAnsi" w:hAnsiTheme="majorHAnsi" w:cstheme="majorHAnsi"/>
            <w:lang w:val="it-IT"/>
            <w:rPrChange w:id="1614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 xml:space="preserve"> dove venivano salvati i risultati delle risposte</w:t>
        </w:r>
      </w:ins>
      <w:ins w:id="1615" w:author="Tranchina Kevin" w:date="2021-02-14T22:58:00Z">
        <w:r w:rsidR="007B5767" w:rsidRPr="000B05B7">
          <w:rPr>
            <w:rFonts w:asciiTheme="majorHAnsi" w:hAnsiTheme="majorHAnsi" w:cstheme="majorHAnsi"/>
            <w:lang w:val="it-IT"/>
            <w:rPrChange w:id="1616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.</w:t>
        </w:r>
      </w:ins>
    </w:p>
    <w:p w:rsidR="008A1B34" w:rsidRPr="000B05B7" w:rsidRDefault="008A1B34">
      <w:pPr>
        <w:numPr>
          <w:ilvl w:val="0"/>
          <w:numId w:val="19"/>
        </w:numPr>
        <w:rPr>
          <w:ins w:id="1617" w:author="Tranchina Kevin" w:date="2021-02-14T23:08:00Z"/>
          <w:rFonts w:asciiTheme="majorHAnsi" w:hAnsiTheme="majorHAnsi" w:cstheme="majorHAnsi"/>
          <w:sz w:val="32"/>
          <w:lang w:val="it-IT"/>
          <w:rPrChange w:id="1618" w:author="Tranchina Kevin" w:date="2021-02-20T12:58:00Z">
            <w:rPr>
              <w:ins w:id="1619" w:author="Tranchina Kevin" w:date="2021-02-14T23:08:00Z"/>
              <w:rFonts w:ascii="Century Schoolbook" w:hAnsi="Century Schoolbook"/>
              <w:sz w:val="32"/>
              <w:lang w:val="it-IT"/>
            </w:rPr>
          </w:rPrChange>
        </w:rPr>
        <w:pPrChange w:id="1620" w:author="Tranchina Kevin" w:date="2021-02-14T22:58:00Z">
          <w:pPr/>
        </w:pPrChange>
      </w:pPr>
    </w:p>
    <w:p w:rsidR="00FD0FC7" w:rsidRPr="000B05B7" w:rsidRDefault="001621E8">
      <w:pPr>
        <w:pStyle w:val="ListParagraph"/>
        <w:ind w:left="1222"/>
        <w:rPr>
          <w:ins w:id="1621" w:author="Tranchina Kevin" w:date="2021-02-14T23:08:00Z"/>
          <w:rFonts w:asciiTheme="majorHAnsi" w:hAnsiTheme="majorHAnsi" w:cstheme="majorHAnsi"/>
          <w:sz w:val="32"/>
          <w:lang w:val="it-IT"/>
          <w:rPrChange w:id="1622" w:author="Tranchina Kevin" w:date="2021-02-20T12:58:00Z">
            <w:rPr>
              <w:ins w:id="1623" w:author="Tranchina Kevin" w:date="2021-02-14T23:08:00Z"/>
              <w:rFonts w:ascii="Century Schoolbook" w:hAnsi="Century Schoolbook"/>
              <w:sz w:val="32"/>
              <w:lang w:val="it-IT"/>
            </w:rPr>
          </w:rPrChange>
        </w:rPr>
        <w:pPrChange w:id="1624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625" w:author="Tranchina Kevin" w:date="2021-02-22T01:06:00Z">
        <w:r w:rsidRPr="001621E8">
          <w:rPr>
            <w:rFonts w:asciiTheme="majorHAnsi" w:hAnsiTheme="majorHAnsi" w:cstheme="majorHAnsi"/>
            <w:b/>
            <w:lang w:val="it-IT"/>
          </w:rPr>
          <w:drawing>
            <wp:anchor distT="0" distB="0" distL="114300" distR="114300" simplePos="0" relativeHeight="251701248" behindDoc="1" locked="0" layoutInCell="1" allowOverlap="1">
              <wp:simplePos x="0" y="0"/>
              <wp:positionH relativeFrom="column">
                <wp:posOffset>3515360</wp:posOffset>
              </wp:positionH>
              <wp:positionV relativeFrom="paragraph">
                <wp:posOffset>90170</wp:posOffset>
              </wp:positionV>
              <wp:extent cx="2813685" cy="1712595"/>
              <wp:effectExtent l="0" t="0" r="5715" b="1905"/>
              <wp:wrapTight wrapText="bothSides">
                <wp:wrapPolygon edited="0">
                  <wp:start x="0" y="0"/>
                  <wp:lineTo x="0" y="21384"/>
                  <wp:lineTo x="21498" y="21384"/>
                  <wp:lineTo x="21498" y="0"/>
                  <wp:lineTo x="0" y="0"/>
                </wp:wrapPolygon>
              </wp:wrapTight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13685" cy="1712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1626" w:author="Tranchina Kevin" w:date="2021-02-22T01:04:00Z">
        <w:r w:rsidRPr="00D974A9">
          <w:rPr>
            <w:rFonts w:asciiTheme="majorHAnsi" w:hAnsiTheme="majorHAnsi" w:cstheme="majorHAnsi"/>
            <w:sz w:val="32"/>
            <w:lang w:val="it-IT"/>
          </w:rPr>
          <w:drawing>
            <wp:anchor distT="0" distB="0" distL="114300" distR="114300" simplePos="0" relativeHeight="251699200" behindDoc="1" locked="0" layoutInCell="1" allowOverlap="1">
              <wp:simplePos x="0" y="0"/>
              <wp:positionH relativeFrom="column">
                <wp:posOffset>-97155</wp:posOffset>
              </wp:positionH>
              <wp:positionV relativeFrom="paragraph">
                <wp:posOffset>44268</wp:posOffset>
              </wp:positionV>
              <wp:extent cx="3131820" cy="1888490"/>
              <wp:effectExtent l="0" t="0" r="0" b="0"/>
              <wp:wrapTight wrapText="bothSides">
                <wp:wrapPolygon edited="0">
                  <wp:start x="0" y="0"/>
                  <wp:lineTo x="0" y="21353"/>
                  <wp:lineTo x="21416" y="21353"/>
                  <wp:lineTo x="21416" y="0"/>
                  <wp:lineTo x="0" y="0"/>
                </wp:wrapPolygon>
              </wp:wrapTight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1820" cy="18884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:rsidR="008A1B34" w:rsidRPr="000B05B7" w:rsidRDefault="008A1B34">
      <w:pPr>
        <w:pStyle w:val="ListParagraph"/>
        <w:ind w:left="1222"/>
        <w:rPr>
          <w:ins w:id="1627" w:author="Tranchina Kevin" w:date="2021-02-14T23:08:00Z"/>
          <w:rFonts w:asciiTheme="majorHAnsi" w:hAnsiTheme="majorHAnsi" w:cstheme="majorHAnsi"/>
          <w:sz w:val="32"/>
          <w:lang w:val="it-IT"/>
          <w:rPrChange w:id="1628" w:author="Tranchina Kevin" w:date="2021-02-20T12:58:00Z">
            <w:rPr>
              <w:ins w:id="1629" w:author="Tranchina Kevin" w:date="2021-02-14T23:08:00Z"/>
              <w:rFonts w:ascii="Century Schoolbook" w:hAnsi="Century Schoolbook"/>
              <w:sz w:val="32"/>
              <w:lang w:val="it-IT"/>
            </w:rPr>
          </w:rPrChange>
        </w:rPr>
        <w:pPrChange w:id="1630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Pr="000B05B7" w:rsidRDefault="008A1B34">
      <w:pPr>
        <w:pStyle w:val="ListParagraph"/>
        <w:ind w:left="1222"/>
        <w:rPr>
          <w:ins w:id="1631" w:author="Tranchina Kevin" w:date="2021-02-14T23:09:00Z"/>
          <w:rFonts w:asciiTheme="majorHAnsi" w:hAnsiTheme="majorHAnsi" w:cstheme="majorHAnsi"/>
          <w:sz w:val="32"/>
          <w:lang w:val="it-IT"/>
          <w:rPrChange w:id="1632" w:author="Tranchina Kevin" w:date="2021-02-20T12:58:00Z">
            <w:rPr>
              <w:ins w:id="1633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34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Pr="000B05B7" w:rsidRDefault="008A1B34">
      <w:pPr>
        <w:pStyle w:val="ListParagraph"/>
        <w:ind w:left="1222"/>
        <w:rPr>
          <w:ins w:id="1635" w:author="Tranchina Kevin" w:date="2021-02-14T23:09:00Z"/>
          <w:rFonts w:asciiTheme="majorHAnsi" w:hAnsiTheme="majorHAnsi" w:cstheme="majorHAnsi"/>
          <w:sz w:val="32"/>
          <w:lang w:val="it-IT"/>
          <w:rPrChange w:id="1636" w:author="Tranchina Kevin" w:date="2021-02-20T12:58:00Z">
            <w:rPr>
              <w:ins w:id="1637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38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Pr="000B05B7" w:rsidRDefault="008A1B34">
      <w:pPr>
        <w:pStyle w:val="ListParagraph"/>
        <w:ind w:left="1222"/>
        <w:rPr>
          <w:ins w:id="1639" w:author="Tranchina Kevin" w:date="2021-02-14T23:09:00Z"/>
          <w:rFonts w:asciiTheme="majorHAnsi" w:hAnsiTheme="majorHAnsi" w:cstheme="majorHAnsi"/>
          <w:sz w:val="32"/>
          <w:lang w:val="it-IT"/>
          <w:rPrChange w:id="1640" w:author="Tranchina Kevin" w:date="2021-02-20T12:58:00Z">
            <w:rPr>
              <w:ins w:id="1641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42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Pr="000B05B7" w:rsidRDefault="008A1B34">
      <w:pPr>
        <w:pStyle w:val="ListParagraph"/>
        <w:ind w:left="1222"/>
        <w:rPr>
          <w:ins w:id="1643" w:author="Tranchina Kevin" w:date="2021-02-14T23:09:00Z"/>
          <w:rFonts w:asciiTheme="majorHAnsi" w:hAnsiTheme="majorHAnsi" w:cstheme="majorHAnsi"/>
          <w:sz w:val="32"/>
          <w:lang w:val="it-IT"/>
          <w:rPrChange w:id="1644" w:author="Tranchina Kevin" w:date="2021-02-20T12:58:00Z">
            <w:rPr>
              <w:ins w:id="1645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46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Pr="000B05B7" w:rsidRDefault="008A1B34">
      <w:pPr>
        <w:pStyle w:val="ListParagraph"/>
        <w:ind w:left="1222"/>
        <w:rPr>
          <w:ins w:id="1647" w:author="Tranchina Kevin" w:date="2021-02-14T23:09:00Z"/>
          <w:rFonts w:asciiTheme="majorHAnsi" w:hAnsiTheme="majorHAnsi" w:cstheme="majorHAnsi"/>
          <w:sz w:val="32"/>
          <w:lang w:val="it-IT"/>
          <w:rPrChange w:id="1648" w:author="Tranchina Kevin" w:date="2021-02-20T12:58:00Z">
            <w:rPr>
              <w:ins w:id="1649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50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Pr="000B05B7" w:rsidRDefault="001621E8">
      <w:pPr>
        <w:pStyle w:val="ListParagraph"/>
        <w:ind w:left="1222"/>
        <w:rPr>
          <w:ins w:id="1651" w:author="Tranchina Kevin" w:date="2021-02-14T23:09:00Z"/>
          <w:rFonts w:asciiTheme="majorHAnsi" w:hAnsiTheme="majorHAnsi" w:cstheme="majorHAnsi"/>
          <w:sz w:val="32"/>
          <w:lang w:val="it-IT"/>
          <w:rPrChange w:id="1652" w:author="Tranchina Kevin" w:date="2021-02-20T12:58:00Z">
            <w:rPr>
              <w:ins w:id="1653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54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  <w:ins w:id="1655" w:author="Tranchina Kevin" w:date="2021-02-22T01:06:00Z">
        <w:r w:rsidRPr="001621E8">
          <w:rPr>
            <w:rFonts w:asciiTheme="majorHAnsi" w:hAnsiTheme="majorHAnsi" w:cstheme="majorHAnsi"/>
            <w:sz w:val="32"/>
            <w:lang w:val="it-IT"/>
          </w:rPr>
          <w:drawing>
            <wp:anchor distT="0" distB="0" distL="114300" distR="114300" simplePos="0" relativeHeight="251702272" behindDoc="1" locked="0" layoutInCell="1" allowOverlap="1">
              <wp:simplePos x="0" y="0"/>
              <wp:positionH relativeFrom="column">
                <wp:posOffset>1436370</wp:posOffset>
              </wp:positionH>
              <wp:positionV relativeFrom="paragraph">
                <wp:posOffset>168637</wp:posOffset>
              </wp:positionV>
              <wp:extent cx="3429297" cy="2095682"/>
              <wp:effectExtent l="0" t="0" r="0" b="0"/>
              <wp:wrapTight wrapText="bothSides">
                <wp:wrapPolygon edited="0">
                  <wp:start x="0" y="0"/>
                  <wp:lineTo x="0" y="21404"/>
                  <wp:lineTo x="21480" y="21404"/>
                  <wp:lineTo x="21480" y="0"/>
                  <wp:lineTo x="0" y="0"/>
                </wp:wrapPolygon>
              </wp:wrapTight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297" cy="20956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:rsidR="008A1B34" w:rsidRPr="000B05B7" w:rsidRDefault="008A1B34">
      <w:pPr>
        <w:pStyle w:val="ListParagraph"/>
        <w:ind w:left="1222"/>
        <w:rPr>
          <w:ins w:id="1656" w:author="Tranchina Kevin" w:date="2021-02-14T23:09:00Z"/>
          <w:rFonts w:asciiTheme="majorHAnsi" w:hAnsiTheme="majorHAnsi" w:cstheme="majorHAnsi"/>
          <w:sz w:val="32"/>
          <w:lang w:val="it-IT"/>
          <w:rPrChange w:id="1657" w:author="Tranchina Kevin" w:date="2021-02-20T12:58:00Z">
            <w:rPr>
              <w:ins w:id="1658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59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Pr="000B05B7" w:rsidRDefault="008A1B34">
      <w:pPr>
        <w:pStyle w:val="ListParagraph"/>
        <w:ind w:left="1222"/>
        <w:rPr>
          <w:ins w:id="1660" w:author="Tranchina Kevin" w:date="2021-02-14T23:09:00Z"/>
          <w:rFonts w:asciiTheme="majorHAnsi" w:hAnsiTheme="majorHAnsi" w:cstheme="majorHAnsi"/>
          <w:sz w:val="32"/>
          <w:lang w:val="it-IT"/>
          <w:rPrChange w:id="1661" w:author="Tranchina Kevin" w:date="2021-02-20T12:58:00Z">
            <w:rPr>
              <w:ins w:id="1662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63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8A1B34" w:rsidRDefault="008A1B34">
      <w:pPr>
        <w:pStyle w:val="ListParagraph"/>
        <w:ind w:left="1222"/>
        <w:rPr>
          <w:ins w:id="1664" w:author="Tranchina Kevin" w:date="2021-02-22T01:06:00Z"/>
          <w:rFonts w:asciiTheme="majorHAnsi" w:hAnsiTheme="majorHAnsi" w:cstheme="majorHAnsi"/>
          <w:sz w:val="32"/>
          <w:lang w:val="it-IT"/>
        </w:rPr>
        <w:pPrChange w:id="1665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Default="001621E8">
      <w:pPr>
        <w:pStyle w:val="ListParagraph"/>
        <w:ind w:left="1222"/>
        <w:rPr>
          <w:ins w:id="1666" w:author="Tranchina Kevin" w:date="2021-02-22T01:06:00Z"/>
          <w:rFonts w:asciiTheme="majorHAnsi" w:hAnsiTheme="majorHAnsi" w:cstheme="majorHAnsi"/>
          <w:sz w:val="32"/>
          <w:lang w:val="it-IT"/>
        </w:rPr>
        <w:pPrChange w:id="1667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Default="001621E8">
      <w:pPr>
        <w:pStyle w:val="ListParagraph"/>
        <w:ind w:left="1222"/>
        <w:rPr>
          <w:ins w:id="1668" w:author="Tranchina Kevin" w:date="2021-02-22T01:06:00Z"/>
          <w:rFonts w:asciiTheme="majorHAnsi" w:hAnsiTheme="majorHAnsi" w:cstheme="majorHAnsi"/>
          <w:sz w:val="32"/>
          <w:lang w:val="it-IT"/>
        </w:rPr>
        <w:pPrChange w:id="1669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Default="001621E8">
      <w:pPr>
        <w:pStyle w:val="ListParagraph"/>
        <w:ind w:left="1222"/>
        <w:rPr>
          <w:ins w:id="1670" w:author="Tranchina Kevin" w:date="2021-02-22T01:06:00Z"/>
          <w:rFonts w:asciiTheme="majorHAnsi" w:hAnsiTheme="majorHAnsi" w:cstheme="majorHAnsi"/>
          <w:sz w:val="32"/>
          <w:lang w:val="it-IT"/>
        </w:rPr>
        <w:pPrChange w:id="1671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Default="001621E8">
      <w:pPr>
        <w:pStyle w:val="ListParagraph"/>
        <w:ind w:left="1222"/>
        <w:rPr>
          <w:ins w:id="1672" w:author="Tranchina Kevin" w:date="2021-02-22T01:06:00Z"/>
          <w:rFonts w:asciiTheme="majorHAnsi" w:hAnsiTheme="majorHAnsi" w:cstheme="majorHAnsi"/>
          <w:sz w:val="32"/>
          <w:lang w:val="it-IT"/>
        </w:rPr>
        <w:pPrChange w:id="1673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Default="001621E8">
      <w:pPr>
        <w:pStyle w:val="ListParagraph"/>
        <w:ind w:left="1222"/>
        <w:rPr>
          <w:ins w:id="1674" w:author="Tranchina Kevin" w:date="2021-02-22T01:06:00Z"/>
          <w:rFonts w:asciiTheme="majorHAnsi" w:hAnsiTheme="majorHAnsi" w:cstheme="majorHAnsi"/>
          <w:sz w:val="32"/>
          <w:lang w:val="it-IT"/>
        </w:rPr>
        <w:pPrChange w:id="1675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Pr="000B05B7" w:rsidRDefault="001621E8">
      <w:pPr>
        <w:pStyle w:val="ListParagraph"/>
        <w:ind w:left="1222"/>
        <w:rPr>
          <w:ins w:id="1676" w:author="Tranchina Kevin" w:date="2021-02-14T23:09:00Z"/>
          <w:rFonts w:asciiTheme="majorHAnsi" w:hAnsiTheme="majorHAnsi" w:cstheme="majorHAnsi"/>
          <w:sz w:val="32"/>
          <w:lang w:val="it-IT"/>
          <w:rPrChange w:id="1677" w:author="Tranchina Kevin" w:date="2021-02-20T12:58:00Z">
            <w:rPr>
              <w:ins w:id="1678" w:author="Tranchina Kevin" w:date="2021-02-14T23:09:00Z"/>
              <w:rFonts w:ascii="Century Schoolbook" w:hAnsi="Century Schoolbook"/>
              <w:sz w:val="32"/>
              <w:lang w:val="it-IT"/>
            </w:rPr>
          </w:rPrChange>
        </w:rPr>
        <w:pPrChange w:id="1679" w:author="Tranchina Kevin" w:date="2021-02-14T23:08:00Z">
          <w:pPr>
            <w:pStyle w:val="ListParagraph"/>
            <w:numPr>
              <w:ilvl w:val="1"/>
              <w:numId w:val="8"/>
            </w:numPr>
            <w:ind w:left="862" w:hanging="720"/>
          </w:pPr>
        </w:pPrChange>
      </w:pPr>
    </w:p>
    <w:p w:rsidR="001621E8" w:rsidRDefault="001621E8">
      <w:pPr>
        <w:pStyle w:val="ListParagraph"/>
        <w:numPr>
          <w:ilvl w:val="0"/>
          <w:numId w:val="19"/>
        </w:numPr>
        <w:rPr>
          <w:ins w:id="1680" w:author="Tranchina Kevin" w:date="2021-02-22T01:07:00Z"/>
          <w:rFonts w:asciiTheme="majorHAnsi" w:hAnsiTheme="majorHAnsi" w:cstheme="majorHAnsi"/>
          <w:lang w:val="it-IT"/>
        </w:rPr>
        <w:pPrChange w:id="1681" w:author="Tranchina Kevin" w:date="2021-02-14T23:28:00Z">
          <w:pPr/>
        </w:pPrChange>
      </w:pPr>
      <w:ins w:id="1682" w:author="Tranchina Kevin" w:date="2021-02-22T01:07:00Z">
        <w:r w:rsidRPr="001621E8">
          <w:rPr>
            <w:rFonts w:asciiTheme="majorHAnsi" w:hAnsiTheme="majorHAnsi" w:cstheme="majorHAnsi"/>
            <w:lang w:val="it-IT"/>
          </w:rPr>
          <w:drawing>
            <wp:anchor distT="0" distB="0" distL="114300" distR="114300" simplePos="0" relativeHeight="251703296" behindDoc="1" locked="0" layoutInCell="1" allowOverlap="1">
              <wp:simplePos x="0" y="0"/>
              <wp:positionH relativeFrom="column">
                <wp:posOffset>3663587</wp:posOffset>
              </wp:positionH>
              <wp:positionV relativeFrom="paragraph">
                <wp:posOffset>381635</wp:posOffset>
              </wp:positionV>
              <wp:extent cx="2758679" cy="1966130"/>
              <wp:effectExtent l="0" t="0" r="3810" b="0"/>
              <wp:wrapTight wrapText="bothSides">
                <wp:wrapPolygon edited="0">
                  <wp:start x="0" y="0"/>
                  <wp:lineTo x="0" y="21349"/>
                  <wp:lineTo x="21481" y="21349"/>
                  <wp:lineTo x="21481" y="0"/>
                  <wp:lineTo x="0" y="0"/>
                </wp:wrapPolygon>
              </wp:wrapTight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8679" cy="1966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proofErr w:type="spellStart"/>
      <w:ins w:id="1683" w:author="Tranchina Kevin" w:date="2021-02-14T23:04:00Z">
        <w:r w:rsidR="007B5767" w:rsidRPr="000B05B7">
          <w:rPr>
            <w:rFonts w:asciiTheme="majorHAnsi" w:hAnsiTheme="majorHAnsi" w:cstheme="majorHAnsi"/>
            <w:b/>
            <w:lang w:val="it-IT"/>
            <w:rPrChange w:id="1684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Violin</w:t>
        </w:r>
        <w:proofErr w:type="spellEnd"/>
        <w:r w:rsidR="007B5767" w:rsidRPr="000B05B7">
          <w:rPr>
            <w:rFonts w:asciiTheme="majorHAnsi" w:hAnsiTheme="majorHAnsi" w:cstheme="majorHAnsi"/>
            <w:b/>
            <w:lang w:val="it-IT"/>
            <w:rPrChange w:id="1685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 xml:space="preserve"> Plot</w:t>
        </w:r>
        <w:r w:rsidR="007B5767" w:rsidRPr="000B05B7">
          <w:rPr>
            <w:rFonts w:asciiTheme="majorHAnsi" w:hAnsiTheme="majorHAnsi" w:cstheme="majorHAnsi"/>
            <w:lang w:val="it-IT"/>
            <w:rPrChange w:id="1686" w:author="Tranchina Kevin" w:date="2021-02-20T12:58:00Z">
              <w:rPr>
                <w:rFonts w:ascii="Century Schoolbook" w:hAnsi="Century Schoolbook"/>
                <w:sz w:val="32"/>
                <w:lang w:val="it-IT"/>
              </w:rPr>
            </w:rPrChange>
          </w:rPr>
          <w:t>,</w:t>
        </w:r>
      </w:ins>
      <w:ins w:id="1687" w:author="Tranchina Kevin" w:date="2021-02-14T23:28:00Z">
        <w:r w:rsidR="00D47A14" w:rsidRPr="000B05B7">
          <w:rPr>
            <w:rFonts w:asciiTheme="majorHAnsi" w:hAnsiTheme="majorHAnsi" w:cstheme="majorHAnsi"/>
            <w:lang w:val="it-IT"/>
            <w:rPrChange w:id="1688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 xml:space="preserve"> </w:t>
        </w:r>
      </w:ins>
      <w:ins w:id="1689" w:author="Tranchina Kevin" w:date="2021-02-14T23:27:00Z">
        <w:r w:rsidR="00B648FC" w:rsidRPr="000B05B7">
          <w:rPr>
            <w:rFonts w:asciiTheme="majorHAnsi" w:hAnsiTheme="majorHAnsi" w:cstheme="majorHAnsi"/>
            <w:lang w:val="it-IT"/>
            <w:rPrChange w:id="1690" w:author="Tranchina Kevin" w:date="2021-02-20T12:58:00Z">
              <w:rPr>
                <w:lang w:val="it-IT"/>
              </w:rPr>
            </w:rPrChange>
          </w:rPr>
          <w:t xml:space="preserve">comparativo </w:t>
        </w:r>
      </w:ins>
      <w:ins w:id="1691" w:author="Tranchina Kevin" w:date="2021-02-20T10:33:00Z">
        <w:r w:rsidR="009418F1" w:rsidRPr="000B05B7">
          <w:rPr>
            <w:rFonts w:asciiTheme="majorHAnsi" w:hAnsiTheme="majorHAnsi" w:cstheme="majorHAnsi"/>
            <w:lang w:val="it-IT"/>
            <w:rPrChange w:id="1692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delle</w:t>
        </w:r>
      </w:ins>
      <w:ins w:id="1693" w:author="Tranchina Kevin" w:date="2021-02-14T23:27:00Z">
        <w:r w:rsidR="00B648FC" w:rsidRPr="000B05B7">
          <w:rPr>
            <w:rFonts w:asciiTheme="majorHAnsi" w:hAnsiTheme="majorHAnsi" w:cstheme="majorHAnsi"/>
            <w:lang w:val="it-IT"/>
            <w:rPrChange w:id="1694" w:author="Tranchina Kevin" w:date="2021-02-20T12:58:00Z">
              <w:rPr>
                <w:lang w:val="it-IT"/>
              </w:rPr>
            </w:rPrChange>
          </w:rPr>
          <w:t xml:space="preserve"> 3 visualizzazioni, complessivo di tutte le valutazioni e</w:t>
        </w:r>
      </w:ins>
      <w:ins w:id="1695" w:author="Tranchina Kevin" w:date="2021-02-14T23:05:00Z">
        <w:r w:rsidR="008A1B34" w:rsidRPr="000B05B7">
          <w:rPr>
            <w:rFonts w:asciiTheme="majorHAnsi" w:hAnsiTheme="majorHAnsi" w:cstheme="majorHAnsi"/>
            <w:lang w:val="it-IT"/>
            <w:rPrChange w:id="1696" w:author="Tranchina Kevin" w:date="2021-02-20T12:58:00Z">
              <w:rPr>
                <w:lang w:val="it-IT"/>
              </w:rPr>
            </w:rPrChange>
          </w:rPr>
          <w:t xml:space="preserve"> realizzato tramite api </w:t>
        </w:r>
        <w:proofErr w:type="spellStart"/>
        <w:r w:rsidR="008A1B34" w:rsidRPr="000B05B7">
          <w:rPr>
            <w:rFonts w:asciiTheme="majorHAnsi" w:hAnsiTheme="majorHAnsi" w:cstheme="majorHAnsi"/>
            <w:lang w:val="it-IT"/>
            <w:rPrChange w:id="1697" w:author="Tranchina Kevin" w:date="2021-02-20T12:58:00Z">
              <w:rPr>
                <w:lang w:val="it-IT"/>
              </w:rPr>
            </w:rPrChange>
          </w:rPr>
          <w:t>google</w:t>
        </w:r>
        <w:proofErr w:type="spellEnd"/>
        <w:r w:rsidR="008A1B34" w:rsidRPr="000B05B7">
          <w:rPr>
            <w:rFonts w:asciiTheme="majorHAnsi" w:hAnsiTheme="majorHAnsi" w:cstheme="majorHAnsi"/>
            <w:lang w:val="it-IT"/>
            <w:rPrChange w:id="1698" w:author="Tranchina Kevin" w:date="2021-02-20T12:58:00Z">
              <w:rPr>
                <w:lang w:val="it-IT"/>
              </w:rPr>
            </w:rPrChange>
          </w:rPr>
          <w:t xml:space="preserve"> invocata da codice </w:t>
        </w:r>
        <w:proofErr w:type="spellStart"/>
        <w:r w:rsidR="008A1B34" w:rsidRPr="000B05B7">
          <w:rPr>
            <w:rFonts w:asciiTheme="majorHAnsi" w:hAnsiTheme="majorHAnsi" w:cstheme="majorHAnsi"/>
            <w:lang w:val="it-IT"/>
            <w:rPrChange w:id="1699" w:author="Tranchina Kevin" w:date="2021-02-20T12:58:00Z">
              <w:rPr>
                <w:lang w:val="it-IT"/>
              </w:rPr>
            </w:rPrChange>
          </w:rPr>
          <w:t>python</w:t>
        </w:r>
        <w:proofErr w:type="spellEnd"/>
        <w:r w:rsidR="008A1B34" w:rsidRPr="000B05B7">
          <w:rPr>
            <w:rFonts w:asciiTheme="majorHAnsi" w:hAnsiTheme="majorHAnsi" w:cstheme="majorHAnsi"/>
            <w:lang w:val="it-IT"/>
            <w:rPrChange w:id="1700" w:author="Tranchina Kevin" w:date="2021-02-20T12:58:00Z">
              <w:rPr>
                <w:lang w:val="it-IT"/>
              </w:rPr>
            </w:rPrChange>
          </w:rPr>
          <w:t xml:space="preserve"> che va direttamente a prelevare </w:t>
        </w:r>
      </w:ins>
      <w:ins w:id="1701" w:author="Tranchina Kevin" w:date="2021-02-14T23:27:00Z">
        <w:r w:rsidR="00B648FC" w:rsidRPr="000B05B7">
          <w:rPr>
            <w:rFonts w:asciiTheme="majorHAnsi" w:hAnsiTheme="majorHAnsi" w:cstheme="majorHAnsi"/>
            <w:lang w:val="it-IT"/>
            <w:rPrChange w:id="1702" w:author="Tranchina Kevin" w:date="2021-02-20T12:58:00Z">
              <w:rPr>
                <w:lang w:val="it-IT"/>
              </w:rPr>
            </w:rPrChange>
          </w:rPr>
          <w:t xml:space="preserve">i risultati </w:t>
        </w:r>
      </w:ins>
      <w:ins w:id="1703" w:author="Tranchina Kevin" w:date="2021-02-14T23:05:00Z">
        <w:r w:rsidR="008A1B34" w:rsidRPr="000B05B7">
          <w:rPr>
            <w:rFonts w:asciiTheme="majorHAnsi" w:hAnsiTheme="majorHAnsi" w:cstheme="majorHAnsi"/>
            <w:lang w:val="it-IT"/>
            <w:rPrChange w:id="1704" w:author="Tranchina Kevin" w:date="2021-02-20T12:58:00Z">
              <w:rPr>
                <w:lang w:val="it-IT"/>
              </w:rPr>
            </w:rPrChange>
          </w:rPr>
          <w:t xml:space="preserve">dal Google </w:t>
        </w:r>
        <w:proofErr w:type="spellStart"/>
        <w:r w:rsidR="008A1B34" w:rsidRPr="000B05B7">
          <w:rPr>
            <w:rFonts w:asciiTheme="majorHAnsi" w:hAnsiTheme="majorHAnsi" w:cstheme="majorHAnsi"/>
            <w:lang w:val="it-IT"/>
            <w:rPrChange w:id="1705" w:author="Tranchina Kevin" w:date="2021-02-20T12:58:00Z">
              <w:rPr>
                <w:lang w:val="it-IT"/>
              </w:rPr>
            </w:rPrChange>
          </w:rPr>
          <w:t>sheet</w:t>
        </w:r>
      </w:ins>
      <w:proofErr w:type="spellEnd"/>
      <w:ins w:id="1706" w:author="Tranchina Kevin" w:date="2021-02-14T23:09:00Z">
        <w:r w:rsidR="00B648FC" w:rsidRPr="000B05B7">
          <w:rPr>
            <w:rFonts w:asciiTheme="majorHAnsi" w:hAnsiTheme="majorHAnsi" w:cstheme="majorHAnsi"/>
            <w:lang w:val="it-IT"/>
            <w:rPrChange w:id="1707" w:author="Tranchina Kevin" w:date="2021-02-20T12:58:00Z">
              <w:rPr>
                <w:lang w:val="it-IT"/>
              </w:rPr>
            </w:rPrChange>
          </w:rPr>
          <w:t xml:space="preserve"> associato al </w:t>
        </w:r>
        <w:proofErr w:type="spellStart"/>
        <w:r w:rsidR="00B648FC" w:rsidRPr="000B05B7">
          <w:rPr>
            <w:rFonts w:asciiTheme="majorHAnsi" w:hAnsiTheme="majorHAnsi" w:cstheme="majorHAnsi"/>
            <w:lang w:val="it-IT"/>
            <w:rPrChange w:id="1708" w:author="Tranchina Kevin" w:date="2021-02-20T12:58:00Z">
              <w:rPr>
                <w:lang w:val="it-IT"/>
              </w:rPr>
            </w:rPrChange>
          </w:rPr>
          <w:t>questinario</w:t>
        </w:r>
      </w:ins>
      <w:proofErr w:type="spellEnd"/>
      <w:ins w:id="1709" w:author="Tranchina Kevin" w:date="2021-02-14T23:29:00Z">
        <w:r w:rsidR="00C01D33" w:rsidRPr="000B05B7">
          <w:rPr>
            <w:rFonts w:asciiTheme="majorHAnsi" w:hAnsiTheme="majorHAnsi" w:cstheme="majorHAnsi"/>
            <w:lang w:val="it-IT"/>
            <w:rPrChange w:id="1710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.</w:t>
        </w:r>
      </w:ins>
      <w:ins w:id="1711" w:author="Tranchina Kevin" w:date="2021-02-20T11:43:00Z">
        <w:r w:rsidR="0093733B" w:rsidRPr="000B05B7">
          <w:rPr>
            <w:rFonts w:asciiTheme="majorHAnsi" w:hAnsiTheme="majorHAnsi" w:cstheme="majorHAnsi"/>
            <w:lang w:val="it-IT"/>
            <w:rPrChange w:id="1712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 xml:space="preserve"> La libreria grafica usata è </w:t>
        </w:r>
        <w:proofErr w:type="spellStart"/>
        <w:r w:rsidR="0093733B" w:rsidRPr="000B05B7">
          <w:rPr>
            <w:rFonts w:asciiTheme="majorHAnsi" w:hAnsiTheme="majorHAnsi" w:cstheme="majorHAnsi"/>
            <w:lang w:val="it-IT"/>
            <w:rPrChange w:id="1713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seaborn</w:t>
        </w:r>
        <w:proofErr w:type="spellEnd"/>
        <w:r w:rsidR="0093733B" w:rsidRPr="000B05B7">
          <w:rPr>
            <w:rFonts w:asciiTheme="majorHAnsi" w:hAnsiTheme="majorHAnsi" w:cstheme="majorHAnsi"/>
            <w:lang w:val="it-IT"/>
            <w:rPrChange w:id="1714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.</w:t>
        </w:r>
      </w:ins>
    </w:p>
    <w:p w:rsidR="00CC40B0" w:rsidRPr="000B05B7" w:rsidRDefault="0093733B" w:rsidP="001621E8">
      <w:pPr>
        <w:pStyle w:val="ListParagraph"/>
        <w:ind w:left="1222"/>
        <w:rPr>
          <w:ins w:id="1715" w:author="Tranchina Kevin" w:date="2021-02-14T23:15:00Z"/>
          <w:rFonts w:asciiTheme="majorHAnsi" w:hAnsiTheme="majorHAnsi" w:cstheme="majorHAnsi"/>
          <w:lang w:val="it-IT"/>
          <w:rPrChange w:id="1716" w:author="Tranchina Kevin" w:date="2021-02-20T12:58:00Z">
            <w:rPr>
              <w:ins w:id="1717" w:author="Tranchina Kevin" w:date="2021-02-14T23:15:00Z"/>
              <w:lang w:val="it-IT"/>
            </w:rPr>
          </w:rPrChange>
        </w:rPr>
        <w:pPrChange w:id="1718" w:author="Tranchina Kevin" w:date="2021-02-22T01:07:00Z">
          <w:pPr/>
        </w:pPrChange>
      </w:pPr>
      <w:ins w:id="1719" w:author="Tranchina Kevin" w:date="2021-02-20T11:43:00Z">
        <w:r w:rsidRPr="000B05B7">
          <w:rPr>
            <w:rFonts w:asciiTheme="majorHAnsi" w:hAnsiTheme="majorHAnsi" w:cstheme="majorHAnsi"/>
            <w:lang w:val="it-IT"/>
            <w:rPrChange w:id="1720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 xml:space="preserve"> </w:t>
        </w:r>
        <w:proofErr w:type="gramStart"/>
        <w:r w:rsidRPr="000B05B7">
          <w:rPr>
            <w:rFonts w:asciiTheme="majorHAnsi" w:hAnsiTheme="majorHAnsi" w:cstheme="majorHAnsi"/>
            <w:lang w:val="it-IT"/>
            <w:rPrChange w:id="1721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E’</w:t>
        </w:r>
        <w:proofErr w:type="gramEnd"/>
        <w:r w:rsidRPr="000B05B7">
          <w:rPr>
            <w:rFonts w:asciiTheme="majorHAnsi" w:hAnsiTheme="majorHAnsi" w:cstheme="majorHAnsi"/>
            <w:lang w:val="it-IT"/>
            <w:rPrChange w:id="1722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 xml:space="preserve"> possibile trovare il codice nel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1723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>github</w:t>
        </w:r>
        <w:proofErr w:type="spellEnd"/>
        <w:r w:rsidRPr="000B05B7">
          <w:rPr>
            <w:rFonts w:asciiTheme="majorHAnsi" w:hAnsiTheme="majorHAnsi" w:cstheme="majorHAnsi"/>
            <w:lang w:val="it-IT"/>
            <w:rPrChange w:id="1724" w:author="Tranchina Kevin" w:date="2021-02-20T12:58:00Z">
              <w:rPr>
                <w:rFonts w:asciiTheme="majorHAnsi" w:hAnsiTheme="majorHAnsi"/>
                <w:lang w:val="it-IT"/>
              </w:rPr>
            </w:rPrChange>
          </w:rPr>
          <w:t xml:space="preserve"> in bibliografia.</w:t>
        </w:r>
      </w:ins>
    </w:p>
    <w:p w:rsidR="008A1B34" w:rsidRPr="000B05B7" w:rsidRDefault="008A1B34">
      <w:pPr>
        <w:rPr>
          <w:ins w:id="1725" w:author="Tranchina Kevin" w:date="2021-02-14T23:15:00Z"/>
          <w:rFonts w:asciiTheme="majorHAnsi" w:hAnsiTheme="majorHAnsi" w:cstheme="majorHAnsi"/>
          <w:lang w:val="it-IT"/>
          <w:rPrChange w:id="1726" w:author="Tranchina Kevin" w:date="2021-02-20T12:58:00Z">
            <w:rPr>
              <w:ins w:id="1727" w:author="Tranchina Kevin" w:date="2021-02-14T23:15:00Z"/>
              <w:rFonts w:asciiTheme="majorHAnsi" w:hAnsiTheme="majorHAnsi"/>
              <w:lang w:val="it-IT"/>
            </w:rPr>
          </w:rPrChange>
        </w:rPr>
      </w:pPr>
    </w:p>
    <w:p w:rsidR="000D3A9B" w:rsidRPr="000B05B7" w:rsidRDefault="000D3A9B" w:rsidP="000D3A9B">
      <w:pPr>
        <w:rPr>
          <w:ins w:id="1728" w:author="Tranchina Kevin" w:date="2021-02-14T23:17:00Z"/>
          <w:rFonts w:asciiTheme="majorHAnsi" w:hAnsiTheme="majorHAnsi" w:cstheme="majorHAnsi"/>
          <w:lang w:val="it-IT"/>
          <w:rPrChange w:id="1729" w:author="Tranchina Kevin" w:date="2021-02-20T12:58:00Z">
            <w:rPr>
              <w:ins w:id="1730" w:author="Tranchina Kevin" w:date="2021-02-14T23:17:00Z"/>
              <w:rFonts w:asciiTheme="majorHAnsi" w:hAnsiTheme="majorHAnsi"/>
              <w:lang w:val="it-IT"/>
            </w:rPr>
          </w:rPrChange>
        </w:rPr>
      </w:pPr>
    </w:p>
    <w:p w:rsidR="008A1B34" w:rsidRPr="000B05B7" w:rsidRDefault="008A1B34">
      <w:pPr>
        <w:rPr>
          <w:ins w:id="1731" w:author="Tranchina Kevin" w:date="2021-02-14T23:15:00Z"/>
          <w:rFonts w:asciiTheme="majorHAnsi" w:hAnsiTheme="majorHAnsi" w:cstheme="majorHAnsi"/>
          <w:lang w:val="it-IT"/>
          <w:rPrChange w:id="1732" w:author="Tranchina Kevin" w:date="2021-02-20T12:58:00Z">
            <w:rPr>
              <w:ins w:id="1733" w:author="Tranchina Kevin" w:date="2021-02-14T23:15:00Z"/>
              <w:rFonts w:asciiTheme="majorHAnsi" w:hAnsiTheme="majorHAnsi"/>
              <w:lang w:val="it-IT"/>
            </w:rPr>
          </w:rPrChange>
        </w:rPr>
      </w:pPr>
    </w:p>
    <w:p w:rsidR="008A1B34" w:rsidRPr="000B05B7" w:rsidRDefault="008A1B34">
      <w:pPr>
        <w:rPr>
          <w:ins w:id="1734" w:author="Tranchina Kevin" w:date="2021-02-14T23:24:00Z"/>
          <w:rFonts w:asciiTheme="majorHAnsi" w:hAnsiTheme="majorHAnsi" w:cstheme="majorHAnsi"/>
          <w:lang w:val="it-IT"/>
          <w:rPrChange w:id="1735" w:author="Tranchina Kevin" w:date="2021-02-20T12:58:00Z">
            <w:rPr>
              <w:ins w:id="1736" w:author="Tranchina Kevin" w:date="2021-02-14T23:24:00Z"/>
              <w:rFonts w:asciiTheme="majorHAnsi" w:hAnsiTheme="majorHAnsi"/>
              <w:lang w:val="it-IT"/>
            </w:rPr>
          </w:rPrChange>
        </w:rPr>
      </w:pPr>
    </w:p>
    <w:p w:rsidR="0099635B" w:rsidRPr="000B05B7" w:rsidRDefault="0099635B">
      <w:pPr>
        <w:rPr>
          <w:ins w:id="1737" w:author="Tranchina Kevin" w:date="2021-02-14T23:24:00Z"/>
          <w:rFonts w:asciiTheme="majorHAnsi" w:hAnsiTheme="majorHAnsi" w:cstheme="majorHAnsi"/>
          <w:lang w:val="it-IT"/>
          <w:rPrChange w:id="1738" w:author="Tranchina Kevin" w:date="2021-02-20T12:58:00Z">
            <w:rPr>
              <w:ins w:id="1739" w:author="Tranchina Kevin" w:date="2021-02-14T23:24:00Z"/>
              <w:rFonts w:asciiTheme="majorHAnsi" w:hAnsiTheme="majorHAnsi"/>
              <w:lang w:val="it-IT"/>
            </w:rPr>
          </w:rPrChange>
        </w:rPr>
      </w:pPr>
    </w:p>
    <w:p w:rsidR="0099635B" w:rsidRPr="000B05B7" w:rsidRDefault="0099635B">
      <w:pPr>
        <w:rPr>
          <w:ins w:id="1740" w:author="Tranchina Kevin" w:date="2021-02-14T23:24:00Z"/>
          <w:rFonts w:asciiTheme="majorHAnsi" w:hAnsiTheme="majorHAnsi" w:cstheme="majorHAnsi"/>
          <w:lang w:val="it-IT"/>
          <w:rPrChange w:id="1741" w:author="Tranchina Kevin" w:date="2021-02-20T12:58:00Z">
            <w:rPr>
              <w:ins w:id="1742" w:author="Tranchina Kevin" w:date="2021-02-14T23:24:00Z"/>
              <w:rFonts w:asciiTheme="majorHAnsi" w:hAnsiTheme="majorHAnsi"/>
              <w:lang w:val="it-IT"/>
            </w:rPr>
          </w:rPrChange>
        </w:rPr>
      </w:pPr>
    </w:p>
    <w:p w:rsidR="0099635B" w:rsidRPr="000B05B7" w:rsidRDefault="0099635B">
      <w:pPr>
        <w:rPr>
          <w:ins w:id="1743" w:author="Tranchina Kevin" w:date="2021-02-14T23:24:00Z"/>
          <w:rFonts w:asciiTheme="majorHAnsi" w:hAnsiTheme="majorHAnsi" w:cstheme="majorHAnsi"/>
          <w:b/>
          <w:sz w:val="32"/>
          <w:lang w:val="it-IT"/>
          <w:rPrChange w:id="1744" w:author="Tranchina Kevin" w:date="2021-02-20T12:58:00Z">
            <w:rPr>
              <w:ins w:id="1745" w:author="Tranchina Kevin" w:date="2021-02-14T23:24:00Z"/>
              <w:rFonts w:asciiTheme="majorHAnsi" w:hAnsiTheme="majorHAnsi"/>
              <w:b/>
              <w:lang w:val="it-IT"/>
            </w:rPr>
          </w:rPrChange>
        </w:rPr>
      </w:pPr>
      <w:ins w:id="1746" w:author="Tranchina Kevin" w:date="2021-02-14T23:24:00Z">
        <w:r w:rsidRPr="000B05B7">
          <w:rPr>
            <w:rFonts w:asciiTheme="majorHAnsi" w:hAnsiTheme="majorHAnsi" w:cstheme="majorHAnsi"/>
            <w:b/>
            <w:sz w:val="32"/>
            <w:lang w:val="it-IT"/>
            <w:rPrChange w:id="1747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>Conclusioni</w:t>
        </w:r>
      </w:ins>
    </w:p>
    <w:p w:rsidR="0099635B" w:rsidRPr="000B05B7" w:rsidRDefault="0099635B">
      <w:pPr>
        <w:pStyle w:val="ListParagraph"/>
        <w:ind w:left="862"/>
        <w:rPr>
          <w:ins w:id="1748" w:author="Tranchina Kevin" w:date="2021-02-14T23:24:00Z"/>
          <w:rFonts w:asciiTheme="majorHAnsi" w:hAnsiTheme="majorHAnsi" w:cstheme="majorHAnsi"/>
          <w:b/>
          <w:sz w:val="32"/>
          <w:lang w:val="it-IT"/>
          <w:rPrChange w:id="1749" w:author="Tranchina Kevin" w:date="2021-02-20T12:58:00Z">
            <w:rPr>
              <w:ins w:id="1750" w:author="Tranchina Kevin" w:date="2021-02-14T23:24:00Z"/>
              <w:rFonts w:asciiTheme="majorHAnsi" w:hAnsiTheme="majorHAnsi"/>
              <w:b/>
              <w:lang w:val="it-IT"/>
            </w:rPr>
          </w:rPrChange>
        </w:rPr>
        <w:pPrChange w:id="1751" w:author="Tranchina Kevin" w:date="2021-02-14T23:26:00Z">
          <w:pPr/>
        </w:pPrChange>
      </w:pPr>
    </w:p>
    <w:p w:rsidR="007B4E3C" w:rsidRPr="000B05B7" w:rsidRDefault="007B4E3C">
      <w:pPr>
        <w:rPr>
          <w:ins w:id="1752" w:author="Tranchina Kevin" w:date="2021-02-14T23:36:00Z"/>
          <w:rFonts w:asciiTheme="majorHAnsi" w:hAnsiTheme="majorHAnsi" w:cstheme="majorHAnsi"/>
          <w:b/>
          <w:sz w:val="32"/>
          <w:lang w:val="it-IT"/>
          <w:rPrChange w:id="1753" w:author="Tranchina Kevin" w:date="2021-02-20T12:58:00Z">
            <w:rPr>
              <w:ins w:id="1754" w:author="Tranchina Kevin" w:date="2021-02-14T23:36:00Z"/>
              <w:rFonts w:ascii="Century Schoolbook" w:hAnsi="Century Schoolbook"/>
              <w:b/>
              <w:sz w:val="32"/>
              <w:lang w:val="it-IT"/>
            </w:rPr>
          </w:rPrChange>
        </w:rPr>
      </w:pPr>
      <w:ins w:id="1755" w:author="Tranchina Kevin" w:date="2021-02-14T23:36:00Z">
        <w:r w:rsidRPr="000B05B7">
          <w:rPr>
            <w:rFonts w:asciiTheme="majorHAnsi" w:hAnsiTheme="majorHAnsi" w:cstheme="majorHAnsi"/>
            <w:b/>
            <w:sz w:val="32"/>
            <w:lang w:val="it-IT"/>
            <w:rPrChange w:id="1756" w:author="Tranchina Kevin" w:date="2021-02-20T12:58:00Z">
              <w:rPr>
                <w:rFonts w:ascii="Century Schoolbook" w:hAnsi="Century Schoolbook"/>
                <w:b/>
                <w:sz w:val="32"/>
                <w:lang w:val="it-IT"/>
              </w:rPr>
            </w:rPrChange>
          </w:rPr>
          <w:br w:type="page"/>
        </w:r>
      </w:ins>
    </w:p>
    <w:p w:rsidR="0099635B" w:rsidRPr="000B05B7" w:rsidRDefault="0099635B">
      <w:pPr>
        <w:rPr>
          <w:ins w:id="1757" w:author="Tranchina Kevin" w:date="2021-02-14T23:24:00Z"/>
          <w:rFonts w:asciiTheme="majorHAnsi" w:hAnsiTheme="majorHAnsi" w:cstheme="majorHAnsi"/>
          <w:b/>
          <w:sz w:val="32"/>
          <w:lang w:val="it-IT"/>
          <w:rPrChange w:id="1758" w:author="Tranchina Kevin" w:date="2021-02-20T12:58:00Z">
            <w:rPr>
              <w:ins w:id="1759" w:author="Tranchina Kevin" w:date="2021-02-14T23:24:00Z"/>
              <w:rFonts w:asciiTheme="majorHAnsi" w:hAnsiTheme="majorHAnsi"/>
              <w:b/>
              <w:lang w:val="it-IT"/>
            </w:rPr>
          </w:rPrChange>
        </w:rPr>
      </w:pPr>
      <w:ins w:id="1760" w:author="Tranchina Kevin" w:date="2021-02-14T23:24:00Z">
        <w:r w:rsidRPr="000B05B7">
          <w:rPr>
            <w:rFonts w:asciiTheme="majorHAnsi" w:hAnsiTheme="majorHAnsi" w:cstheme="majorHAnsi"/>
            <w:b/>
            <w:sz w:val="32"/>
            <w:lang w:val="it-IT"/>
            <w:rPrChange w:id="1761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>Bibliografia</w:t>
        </w:r>
      </w:ins>
    </w:p>
    <w:p w:rsidR="0099635B" w:rsidRPr="000B05B7" w:rsidRDefault="0099635B">
      <w:pPr>
        <w:rPr>
          <w:ins w:id="1762" w:author="Tranchina Kevin" w:date="2021-02-14T23:24:00Z"/>
          <w:rFonts w:asciiTheme="majorHAnsi" w:hAnsiTheme="majorHAnsi" w:cstheme="majorHAnsi"/>
          <w:b/>
          <w:lang w:val="it-IT"/>
          <w:rPrChange w:id="1763" w:author="Tranchina Kevin" w:date="2021-02-20T12:58:00Z">
            <w:rPr>
              <w:ins w:id="1764" w:author="Tranchina Kevin" w:date="2021-02-14T23:24:00Z"/>
              <w:rFonts w:asciiTheme="majorHAnsi" w:hAnsiTheme="majorHAnsi"/>
              <w:b/>
              <w:lang w:val="it-IT"/>
            </w:rPr>
          </w:rPrChange>
        </w:rPr>
      </w:pPr>
      <w:ins w:id="1765" w:author="Tranchina Kevin" w:date="2021-02-14T23:25:00Z">
        <w:r w:rsidRPr="000B05B7">
          <w:rPr>
            <w:rFonts w:asciiTheme="majorHAnsi" w:hAnsiTheme="majorHAnsi" w:cstheme="majorHAnsi"/>
            <w:lang w:val="it-IT"/>
            <w:rPrChange w:id="1766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 xml:space="preserve">Fonte dati e informazioni progetto Telecom Italia Big Data Challenge </w:t>
        </w:r>
      </w:ins>
      <w:ins w:id="1767" w:author="Tranchina Kevin" w:date="2021-02-14T23:24:00Z">
        <w:r w:rsidRPr="000B05B7">
          <w:rPr>
            <w:rFonts w:asciiTheme="majorHAnsi" w:hAnsiTheme="majorHAnsi" w:cstheme="majorHAnsi"/>
            <w:b/>
            <w:lang w:val="it-IT"/>
            <w:rPrChange w:id="1768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begin"/>
        </w:r>
        <w:r w:rsidRPr="000B05B7">
          <w:rPr>
            <w:rFonts w:asciiTheme="majorHAnsi" w:hAnsiTheme="majorHAnsi" w:cstheme="majorHAnsi"/>
            <w:b/>
            <w:lang w:val="it-IT"/>
            <w:rPrChange w:id="1769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instrText xml:space="preserve"> HYPERLINK "https://www.nature.com/articles/sdata201555" </w:instrText>
        </w:r>
        <w:r w:rsidRPr="000B05B7">
          <w:rPr>
            <w:rFonts w:asciiTheme="majorHAnsi" w:hAnsiTheme="majorHAnsi" w:cstheme="majorHAnsi"/>
            <w:b/>
            <w:lang w:val="it-IT"/>
            <w:rPrChange w:id="1770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separate"/>
        </w:r>
        <w:r w:rsidRPr="000B05B7">
          <w:rPr>
            <w:rStyle w:val="Hyperlink"/>
            <w:rFonts w:asciiTheme="majorHAnsi" w:hAnsiTheme="majorHAnsi" w:cstheme="majorHAnsi"/>
            <w:b/>
            <w:lang w:val="it-IT"/>
            <w:rPrChange w:id="1771" w:author="Tranchina Kevin" w:date="2021-02-20T12:58:00Z">
              <w:rPr>
                <w:rStyle w:val="Hyperlink"/>
                <w:rFonts w:asciiTheme="majorHAnsi" w:hAnsiTheme="majorHAnsi"/>
                <w:b/>
                <w:lang w:val="it-IT"/>
              </w:rPr>
            </w:rPrChange>
          </w:rPr>
          <w:t>https://www.nature.com/articles/sdata201555</w:t>
        </w:r>
        <w:r w:rsidRPr="000B05B7">
          <w:rPr>
            <w:rFonts w:asciiTheme="majorHAnsi" w:hAnsiTheme="majorHAnsi" w:cstheme="majorHAnsi"/>
            <w:b/>
            <w:lang w:val="it-IT"/>
            <w:rPrChange w:id="1772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end"/>
        </w:r>
      </w:ins>
    </w:p>
    <w:p w:rsidR="0099635B" w:rsidRPr="000B05B7" w:rsidRDefault="0099635B">
      <w:pPr>
        <w:rPr>
          <w:ins w:id="1773" w:author="Tranchina Kevin" w:date="2021-02-14T23:26:00Z"/>
          <w:rFonts w:asciiTheme="majorHAnsi" w:hAnsiTheme="majorHAnsi" w:cstheme="majorHAnsi"/>
          <w:b/>
          <w:lang w:val="it-IT"/>
          <w:rPrChange w:id="1774" w:author="Tranchina Kevin" w:date="2021-02-20T12:58:00Z">
            <w:rPr>
              <w:ins w:id="1775" w:author="Tranchina Kevin" w:date="2021-02-14T23:26:00Z"/>
              <w:rFonts w:asciiTheme="majorHAnsi" w:hAnsiTheme="majorHAnsi"/>
              <w:b/>
              <w:lang w:val="it-IT"/>
            </w:rPr>
          </w:rPrChange>
        </w:rPr>
      </w:pPr>
      <w:proofErr w:type="spellStart"/>
      <w:ins w:id="1776" w:author="Tranchina Kevin" w:date="2021-02-14T23:25:00Z">
        <w:r w:rsidRPr="000B05B7">
          <w:rPr>
            <w:rFonts w:asciiTheme="majorHAnsi" w:hAnsiTheme="majorHAnsi" w:cstheme="majorHAnsi"/>
            <w:lang w:val="it-IT"/>
            <w:rPrChange w:id="1777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>Dataset</w:t>
        </w:r>
        <w:proofErr w:type="spellEnd"/>
        <w:r w:rsidRPr="000B05B7">
          <w:rPr>
            <w:rFonts w:asciiTheme="majorHAnsi" w:hAnsiTheme="majorHAnsi" w:cstheme="majorHAnsi"/>
            <w:lang w:val="it-IT"/>
            <w:rPrChange w:id="1778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 xml:space="preserve"> </w:t>
        </w:r>
        <w:proofErr w:type="spellStart"/>
        <w:r w:rsidRPr="000B05B7">
          <w:rPr>
            <w:rFonts w:asciiTheme="majorHAnsi" w:hAnsiTheme="majorHAnsi" w:cstheme="majorHAnsi"/>
            <w:lang w:val="it-IT"/>
            <w:rPrChange w:id="1779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>Kaggle</w:t>
        </w:r>
        <w:proofErr w:type="spellEnd"/>
        <w:r w:rsidRPr="000B05B7">
          <w:rPr>
            <w:rFonts w:asciiTheme="majorHAnsi" w:hAnsiTheme="majorHAnsi" w:cstheme="majorHAnsi"/>
            <w:b/>
            <w:lang w:val="it-IT"/>
            <w:rPrChange w:id="1780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 xml:space="preserve"> </w:t>
        </w:r>
      </w:ins>
      <w:ins w:id="1781" w:author="Tranchina Kevin" w:date="2021-02-14T23:24:00Z">
        <w:r w:rsidRPr="000B05B7">
          <w:rPr>
            <w:rFonts w:asciiTheme="majorHAnsi" w:hAnsiTheme="majorHAnsi" w:cstheme="majorHAnsi"/>
            <w:b/>
            <w:lang w:val="it-IT"/>
            <w:rPrChange w:id="1782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begin"/>
        </w:r>
        <w:r w:rsidRPr="000B05B7">
          <w:rPr>
            <w:rFonts w:asciiTheme="majorHAnsi" w:hAnsiTheme="majorHAnsi" w:cstheme="majorHAnsi"/>
            <w:b/>
            <w:lang w:val="it-IT"/>
            <w:rPrChange w:id="1783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instrText xml:space="preserve"> HYPERLINK "https://www.kaggle.com/marcodena/mobile-phone-activity?select=sms-call-internet-mi-2013-11-01.csv" </w:instrText>
        </w:r>
        <w:r w:rsidRPr="000B05B7">
          <w:rPr>
            <w:rFonts w:asciiTheme="majorHAnsi" w:hAnsiTheme="majorHAnsi" w:cstheme="majorHAnsi"/>
            <w:b/>
            <w:lang w:val="it-IT"/>
            <w:rPrChange w:id="1784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separate"/>
        </w:r>
        <w:r w:rsidRPr="000B05B7">
          <w:rPr>
            <w:rStyle w:val="Hyperlink"/>
            <w:rFonts w:asciiTheme="majorHAnsi" w:hAnsiTheme="majorHAnsi" w:cstheme="majorHAnsi"/>
            <w:b/>
            <w:lang w:val="it-IT"/>
            <w:rPrChange w:id="1785" w:author="Tranchina Kevin" w:date="2021-02-20T12:58:00Z">
              <w:rPr>
                <w:rStyle w:val="Hyperlink"/>
                <w:rFonts w:asciiTheme="majorHAnsi" w:hAnsiTheme="majorHAnsi"/>
                <w:b/>
                <w:lang w:val="it-IT"/>
              </w:rPr>
            </w:rPrChange>
          </w:rPr>
          <w:t>https://www.kaggle.com/marcodena/mobile-phone-activity?select=sms-call-internet-mi-2013-11-01.csv</w:t>
        </w:r>
        <w:r w:rsidRPr="000B05B7">
          <w:rPr>
            <w:rFonts w:asciiTheme="majorHAnsi" w:hAnsiTheme="majorHAnsi" w:cstheme="majorHAnsi"/>
            <w:b/>
            <w:lang w:val="it-IT"/>
            <w:rPrChange w:id="1786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end"/>
        </w:r>
      </w:ins>
    </w:p>
    <w:p w:rsidR="00A175F2" w:rsidRDefault="00A175F2">
      <w:pPr>
        <w:rPr>
          <w:ins w:id="1787" w:author="Tranchina Kevin" w:date="2021-02-22T00:33:00Z"/>
          <w:rFonts w:asciiTheme="majorHAnsi" w:hAnsiTheme="majorHAnsi" w:cstheme="majorHAnsi"/>
          <w:b/>
          <w:lang w:val="it-IT"/>
        </w:rPr>
      </w:pPr>
      <w:ins w:id="1788" w:author="Tranchina Kevin" w:date="2021-02-14T23:26:00Z">
        <w:r w:rsidRPr="000B05B7">
          <w:rPr>
            <w:rFonts w:asciiTheme="majorHAnsi" w:hAnsiTheme="majorHAnsi" w:cstheme="majorHAnsi"/>
            <w:lang w:val="it-IT"/>
            <w:rPrChange w:id="1789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>Software di visualizzazione</w:t>
        </w:r>
        <w:r w:rsidRPr="000B05B7">
          <w:rPr>
            <w:rFonts w:asciiTheme="majorHAnsi" w:hAnsiTheme="majorHAnsi" w:cstheme="majorHAnsi"/>
            <w:b/>
            <w:lang w:val="it-IT"/>
            <w:rPrChange w:id="1790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t xml:space="preserve"> </w:t>
        </w:r>
        <w:r w:rsidRPr="000B05B7">
          <w:rPr>
            <w:rFonts w:asciiTheme="majorHAnsi" w:hAnsiTheme="majorHAnsi" w:cstheme="majorHAnsi"/>
            <w:b/>
            <w:lang w:val="it-IT"/>
            <w:rPrChange w:id="1791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begin"/>
        </w:r>
        <w:r w:rsidRPr="000B05B7">
          <w:rPr>
            <w:rFonts w:asciiTheme="majorHAnsi" w:hAnsiTheme="majorHAnsi" w:cstheme="majorHAnsi"/>
            <w:b/>
            <w:lang w:val="it-IT"/>
            <w:rPrChange w:id="1792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instrText xml:space="preserve"> HYPERLINK "https://www.qlik.com/it-it/trial/download-qlik-sense-desktop" </w:instrText>
        </w:r>
        <w:r w:rsidRPr="000B05B7">
          <w:rPr>
            <w:rFonts w:asciiTheme="majorHAnsi" w:hAnsiTheme="majorHAnsi" w:cstheme="majorHAnsi"/>
            <w:b/>
            <w:lang w:val="it-IT"/>
            <w:rPrChange w:id="1793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separate"/>
        </w:r>
        <w:r w:rsidRPr="000B05B7">
          <w:rPr>
            <w:rStyle w:val="Hyperlink"/>
            <w:rFonts w:asciiTheme="majorHAnsi" w:hAnsiTheme="majorHAnsi" w:cstheme="majorHAnsi"/>
            <w:b/>
            <w:lang w:val="it-IT"/>
            <w:rPrChange w:id="1794" w:author="Tranchina Kevin" w:date="2021-02-20T12:58:00Z">
              <w:rPr>
                <w:rStyle w:val="Hyperlink"/>
                <w:rFonts w:asciiTheme="majorHAnsi" w:hAnsiTheme="majorHAnsi"/>
                <w:b/>
                <w:lang w:val="it-IT"/>
              </w:rPr>
            </w:rPrChange>
          </w:rPr>
          <w:t>https://www.qlik.com/it-it/trial/download-qlik-sense-desktop</w:t>
        </w:r>
        <w:r w:rsidRPr="000B05B7">
          <w:rPr>
            <w:rFonts w:asciiTheme="majorHAnsi" w:hAnsiTheme="majorHAnsi" w:cstheme="majorHAnsi"/>
            <w:b/>
            <w:lang w:val="it-IT"/>
            <w:rPrChange w:id="1795" w:author="Tranchina Kevin" w:date="2021-02-20T12:58:00Z">
              <w:rPr>
                <w:rFonts w:asciiTheme="majorHAnsi" w:hAnsiTheme="majorHAnsi"/>
                <w:b/>
                <w:lang w:val="it-IT"/>
              </w:rPr>
            </w:rPrChange>
          </w:rPr>
          <w:fldChar w:fldCharType="end"/>
        </w:r>
      </w:ins>
    </w:p>
    <w:p w:rsidR="002C3F36" w:rsidRPr="000B05B7" w:rsidRDefault="002C3F36">
      <w:pPr>
        <w:rPr>
          <w:ins w:id="1796" w:author="Tranchina Kevin" w:date="2021-02-14T23:26:00Z"/>
          <w:rFonts w:asciiTheme="majorHAnsi" w:hAnsiTheme="majorHAnsi" w:cstheme="majorHAnsi"/>
          <w:b/>
          <w:lang w:val="it-IT"/>
          <w:rPrChange w:id="1797" w:author="Tranchina Kevin" w:date="2021-02-20T12:58:00Z">
            <w:rPr>
              <w:ins w:id="1798" w:author="Tranchina Kevin" w:date="2021-02-14T23:26:00Z"/>
              <w:rFonts w:asciiTheme="majorHAnsi" w:hAnsiTheme="majorHAnsi"/>
              <w:b/>
              <w:lang w:val="it-IT"/>
            </w:rPr>
          </w:rPrChange>
        </w:rPr>
      </w:pPr>
      <w:ins w:id="1799" w:author="Tranchina Kevin" w:date="2021-02-22T00:33:00Z">
        <w:r>
          <w:rPr>
            <w:rFonts w:asciiTheme="majorHAnsi" w:hAnsiTheme="majorHAnsi" w:cstheme="majorHAnsi"/>
            <w:b/>
            <w:lang w:val="it-IT"/>
          </w:rPr>
          <w:t xml:space="preserve">Progetto </w:t>
        </w:r>
        <w:proofErr w:type="spellStart"/>
        <w:proofErr w:type="gramStart"/>
        <w:r>
          <w:rPr>
            <w:rFonts w:asciiTheme="majorHAnsi" w:hAnsiTheme="majorHAnsi" w:cstheme="majorHAnsi"/>
            <w:b/>
            <w:lang w:val="it-IT"/>
          </w:rPr>
          <w:t>git</w:t>
        </w:r>
      </w:ins>
      <w:proofErr w:type="spellEnd"/>
      <w:ins w:id="1800" w:author="Tranchina Kevin" w:date="2021-02-22T00:34:00Z">
        <w:r w:rsidR="00912E17">
          <w:rPr>
            <w:rFonts w:asciiTheme="majorHAnsi" w:hAnsiTheme="majorHAnsi" w:cstheme="majorHAnsi"/>
            <w:b/>
            <w:lang w:val="it-IT"/>
          </w:rPr>
          <w:t xml:space="preserve"> :</w:t>
        </w:r>
        <w:proofErr w:type="gramEnd"/>
        <w:r w:rsidR="00912E17">
          <w:rPr>
            <w:rFonts w:asciiTheme="majorHAnsi" w:hAnsiTheme="majorHAnsi" w:cstheme="majorHAnsi"/>
            <w:b/>
            <w:lang w:val="it-IT"/>
          </w:rPr>
          <w:t xml:space="preserve"> </w:t>
        </w:r>
      </w:ins>
    </w:p>
    <w:p w:rsidR="00A175F2" w:rsidRPr="000B05B7" w:rsidRDefault="00A175F2">
      <w:pPr>
        <w:rPr>
          <w:rFonts w:asciiTheme="majorHAnsi" w:hAnsiTheme="majorHAnsi" w:cstheme="majorHAnsi"/>
          <w:b/>
          <w:lang w:val="it-IT"/>
          <w:rPrChange w:id="1801" w:author="Tranchina Kevin" w:date="2021-02-20T12:58:00Z">
            <w:rPr>
              <w:lang w:val="it-IT"/>
            </w:rPr>
          </w:rPrChange>
        </w:rPr>
      </w:pPr>
    </w:p>
    <w:sectPr w:rsidR="00A175F2" w:rsidRPr="000B05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87E9E"/>
    <w:multiLevelType w:val="multilevel"/>
    <w:tmpl w:val="A712C67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  <w:b/>
      </w:rPr>
    </w:lvl>
  </w:abstractNum>
  <w:abstractNum w:abstractNumId="1" w15:restartNumberingAfterBreak="0">
    <w:nsid w:val="05EC50F9"/>
    <w:multiLevelType w:val="hybridMultilevel"/>
    <w:tmpl w:val="293401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C7FEC"/>
    <w:multiLevelType w:val="multilevel"/>
    <w:tmpl w:val="B50C04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528" w:hanging="1800"/>
      </w:pPr>
      <w:rPr>
        <w:rFonts w:hint="default"/>
      </w:rPr>
    </w:lvl>
  </w:abstractNum>
  <w:abstractNum w:abstractNumId="3" w15:restartNumberingAfterBreak="0">
    <w:nsid w:val="09CD2830"/>
    <w:multiLevelType w:val="multilevel"/>
    <w:tmpl w:val="F9A862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8" w:hanging="1440"/>
      </w:pPr>
      <w:rPr>
        <w:rFonts w:hint="default"/>
      </w:rPr>
    </w:lvl>
  </w:abstractNum>
  <w:abstractNum w:abstractNumId="4" w15:restartNumberingAfterBreak="0">
    <w:nsid w:val="1BD02F3B"/>
    <w:multiLevelType w:val="hybridMultilevel"/>
    <w:tmpl w:val="6F162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B60F9"/>
    <w:multiLevelType w:val="multilevel"/>
    <w:tmpl w:val="0B94AED4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>
      <w:start w:val="1"/>
      <w:numFmt w:val="decimal"/>
      <w:lvlText w:val="%1.%2"/>
      <w:lvlJc w:val="left"/>
      <w:pPr>
        <w:ind w:left="456" w:hanging="360"/>
      </w:pPr>
      <w:rPr>
        <w:rFonts w:asciiTheme="minorHAnsi" w:eastAsiaTheme="minorHAnsi" w:hAnsiTheme="minorHAnsi" w:cstheme="minorBidi" w:hint="default"/>
      </w:rPr>
    </w:lvl>
    <w:lvl w:ilvl="2">
      <w:start w:val="1"/>
      <w:numFmt w:val="decimal"/>
      <w:lvlText w:val="%1.%2.%3"/>
      <w:lvlJc w:val="left"/>
      <w:pPr>
        <w:ind w:left="912" w:hanging="720"/>
      </w:pPr>
      <w:rPr>
        <w:rFonts w:asciiTheme="minorHAnsi" w:eastAsiaTheme="minorHAnsi" w:hAnsiTheme="minorHAnsi" w:cstheme="minorBidi" w:hint="default"/>
      </w:rPr>
    </w:lvl>
    <w:lvl w:ilvl="3">
      <w:start w:val="1"/>
      <w:numFmt w:val="decimal"/>
      <w:lvlText w:val="%1.%2.%3.%4"/>
      <w:lvlJc w:val="left"/>
      <w:pPr>
        <w:ind w:left="1008" w:hanging="720"/>
      </w:pPr>
      <w:rPr>
        <w:rFonts w:asciiTheme="minorHAnsi" w:eastAsiaTheme="minorHAnsi" w:hAnsiTheme="minorHAnsi" w:cstheme="minorBidi"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asciiTheme="minorHAnsi" w:eastAsiaTheme="minorHAnsi" w:hAnsiTheme="minorHAnsi" w:cstheme="minorBidi"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asciiTheme="minorHAnsi" w:eastAsiaTheme="minorHAnsi" w:hAnsiTheme="minorHAnsi" w:cstheme="minorBidi" w:hint="default"/>
      </w:rPr>
    </w:lvl>
    <w:lvl w:ilvl="6">
      <w:start w:val="1"/>
      <w:numFmt w:val="decimal"/>
      <w:lvlText w:val="%1.%2.%3.%4.%5.%6.%7"/>
      <w:lvlJc w:val="left"/>
      <w:pPr>
        <w:ind w:left="2016" w:hanging="1440"/>
      </w:pPr>
      <w:rPr>
        <w:rFonts w:asciiTheme="minorHAnsi" w:eastAsiaTheme="minorHAnsi" w:hAnsiTheme="minorHAnsi" w:cstheme="minorBidi" w:hint="default"/>
      </w:rPr>
    </w:lvl>
    <w:lvl w:ilvl="7">
      <w:start w:val="1"/>
      <w:numFmt w:val="decimal"/>
      <w:lvlText w:val="%1.%2.%3.%4.%5.%6.%7.%8"/>
      <w:lvlJc w:val="left"/>
      <w:pPr>
        <w:ind w:left="2112" w:hanging="1440"/>
      </w:pPr>
      <w:rPr>
        <w:rFonts w:asciiTheme="minorHAnsi" w:eastAsiaTheme="minorHAnsi" w:hAnsiTheme="minorHAnsi" w:cstheme="minorBidi" w:hint="default"/>
      </w:rPr>
    </w:lvl>
    <w:lvl w:ilvl="8">
      <w:start w:val="1"/>
      <w:numFmt w:val="decimal"/>
      <w:lvlText w:val="%1.%2.%3.%4.%5.%6.%7.%8.%9"/>
      <w:lvlJc w:val="left"/>
      <w:pPr>
        <w:ind w:left="2208" w:hanging="1440"/>
      </w:pPr>
      <w:rPr>
        <w:rFonts w:asciiTheme="minorHAnsi" w:eastAsiaTheme="minorHAnsi" w:hAnsiTheme="minorHAnsi" w:cstheme="minorBidi" w:hint="default"/>
      </w:rPr>
    </w:lvl>
  </w:abstractNum>
  <w:abstractNum w:abstractNumId="6" w15:restartNumberingAfterBreak="0">
    <w:nsid w:val="25E04DF3"/>
    <w:multiLevelType w:val="hybridMultilevel"/>
    <w:tmpl w:val="E102C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D400F"/>
    <w:multiLevelType w:val="multilevel"/>
    <w:tmpl w:val="238E405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8" w15:restartNumberingAfterBreak="0">
    <w:nsid w:val="32C85E33"/>
    <w:multiLevelType w:val="multilevel"/>
    <w:tmpl w:val="3D184B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08" w:hanging="1440"/>
      </w:pPr>
      <w:rPr>
        <w:rFonts w:hint="default"/>
      </w:rPr>
    </w:lvl>
  </w:abstractNum>
  <w:abstractNum w:abstractNumId="9" w15:restartNumberingAfterBreak="0">
    <w:nsid w:val="33796499"/>
    <w:multiLevelType w:val="multilevel"/>
    <w:tmpl w:val="F9D651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48" w:hanging="2520"/>
      </w:pPr>
      <w:rPr>
        <w:rFonts w:hint="default"/>
      </w:rPr>
    </w:lvl>
  </w:abstractNum>
  <w:abstractNum w:abstractNumId="10" w15:restartNumberingAfterBreak="0">
    <w:nsid w:val="373F1B24"/>
    <w:multiLevelType w:val="hybridMultilevel"/>
    <w:tmpl w:val="F83A633C"/>
    <w:lvl w:ilvl="0" w:tplc="718802C8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E12066"/>
    <w:multiLevelType w:val="hybridMultilevel"/>
    <w:tmpl w:val="785A9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56A66"/>
    <w:multiLevelType w:val="hybridMultilevel"/>
    <w:tmpl w:val="26C60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C3335"/>
    <w:multiLevelType w:val="multilevel"/>
    <w:tmpl w:val="8528F6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8" w:hanging="1440"/>
      </w:pPr>
      <w:rPr>
        <w:rFonts w:hint="default"/>
      </w:rPr>
    </w:lvl>
  </w:abstractNum>
  <w:abstractNum w:abstractNumId="14" w15:restartNumberingAfterBreak="0">
    <w:nsid w:val="3FC47DA5"/>
    <w:multiLevelType w:val="hybridMultilevel"/>
    <w:tmpl w:val="DC0AFA9C"/>
    <w:lvl w:ilvl="0" w:tplc="35349CCC">
      <w:start w:val="1"/>
      <w:numFmt w:val="decimal"/>
      <w:lvlText w:val="%1)"/>
      <w:lvlJc w:val="left"/>
      <w:pPr>
        <w:ind w:left="1222" w:hanging="360"/>
      </w:pPr>
      <w:rPr>
        <w:rFonts w:asciiTheme="majorHAnsi" w:hAnsiTheme="maj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5" w15:restartNumberingAfterBreak="0">
    <w:nsid w:val="45DD63BB"/>
    <w:multiLevelType w:val="hybridMultilevel"/>
    <w:tmpl w:val="A0E27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C10697"/>
    <w:multiLevelType w:val="hybridMultilevel"/>
    <w:tmpl w:val="ECEA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915E14"/>
    <w:multiLevelType w:val="multilevel"/>
    <w:tmpl w:val="E64209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08" w:hanging="1440"/>
      </w:pPr>
      <w:rPr>
        <w:rFonts w:hint="default"/>
      </w:rPr>
    </w:lvl>
  </w:abstractNum>
  <w:abstractNum w:abstractNumId="18" w15:restartNumberingAfterBreak="0">
    <w:nsid w:val="5807539F"/>
    <w:multiLevelType w:val="hybridMultilevel"/>
    <w:tmpl w:val="6FDE04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9D57BF"/>
    <w:multiLevelType w:val="hybridMultilevel"/>
    <w:tmpl w:val="09987698"/>
    <w:lvl w:ilvl="0" w:tplc="04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 w15:restartNumberingAfterBreak="0">
    <w:nsid w:val="5E22121D"/>
    <w:multiLevelType w:val="multilevel"/>
    <w:tmpl w:val="E2B2735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21" w15:restartNumberingAfterBreak="0">
    <w:nsid w:val="5EE71F0C"/>
    <w:multiLevelType w:val="hybridMultilevel"/>
    <w:tmpl w:val="2070C47A"/>
    <w:lvl w:ilvl="0" w:tplc="0C300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85674"/>
    <w:multiLevelType w:val="hybridMultilevel"/>
    <w:tmpl w:val="70C8390A"/>
    <w:lvl w:ilvl="0" w:tplc="762027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FA38F0"/>
    <w:multiLevelType w:val="multilevel"/>
    <w:tmpl w:val="F79E07D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12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num w:numId="1">
    <w:abstractNumId w:val="5"/>
  </w:num>
  <w:num w:numId="2">
    <w:abstractNumId w:val="17"/>
  </w:num>
  <w:num w:numId="3">
    <w:abstractNumId w:val="8"/>
  </w:num>
  <w:num w:numId="4">
    <w:abstractNumId w:val="2"/>
  </w:num>
  <w:num w:numId="5">
    <w:abstractNumId w:val="13"/>
  </w:num>
  <w:num w:numId="6">
    <w:abstractNumId w:val="3"/>
  </w:num>
  <w:num w:numId="7">
    <w:abstractNumId w:val="18"/>
  </w:num>
  <w:num w:numId="8">
    <w:abstractNumId w:val="20"/>
  </w:num>
  <w:num w:numId="9">
    <w:abstractNumId w:val="9"/>
  </w:num>
  <w:num w:numId="10">
    <w:abstractNumId w:val="7"/>
  </w:num>
  <w:num w:numId="11">
    <w:abstractNumId w:val="16"/>
  </w:num>
  <w:num w:numId="12">
    <w:abstractNumId w:val="4"/>
  </w:num>
  <w:num w:numId="13">
    <w:abstractNumId w:val="12"/>
  </w:num>
  <w:num w:numId="14">
    <w:abstractNumId w:val="1"/>
  </w:num>
  <w:num w:numId="15">
    <w:abstractNumId w:val="22"/>
  </w:num>
  <w:num w:numId="16">
    <w:abstractNumId w:val="21"/>
  </w:num>
  <w:num w:numId="17">
    <w:abstractNumId w:val="6"/>
  </w:num>
  <w:num w:numId="18">
    <w:abstractNumId w:val="15"/>
  </w:num>
  <w:num w:numId="19">
    <w:abstractNumId w:val="14"/>
  </w:num>
  <w:num w:numId="20">
    <w:abstractNumId w:val="23"/>
  </w:num>
  <w:num w:numId="21">
    <w:abstractNumId w:val="19"/>
  </w:num>
  <w:num w:numId="22">
    <w:abstractNumId w:val="11"/>
  </w:num>
  <w:num w:numId="23">
    <w:abstractNumId w:val="10"/>
  </w:num>
  <w:num w:numId="2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ranchina Kevin">
    <w15:presenceInfo w15:providerId="AD" w15:userId="S-1-5-21-3993681692-361296128-2306342808-1980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trackRevision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56A"/>
    <w:rsid w:val="00013D3C"/>
    <w:rsid w:val="00096178"/>
    <w:rsid w:val="000A3C1A"/>
    <w:rsid w:val="000B0590"/>
    <w:rsid w:val="000B05B7"/>
    <w:rsid w:val="000D1F2E"/>
    <w:rsid w:val="000D35D2"/>
    <w:rsid w:val="000D3A9B"/>
    <w:rsid w:val="000D7747"/>
    <w:rsid w:val="0010063C"/>
    <w:rsid w:val="00121A27"/>
    <w:rsid w:val="0013104A"/>
    <w:rsid w:val="00131D4A"/>
    <w:rsid w:val="00136CAD"/>
    <w:rsid w:val="0015338C"/>
    <w:rsid w:val="001621E8"/>
    <w:rsid w:val="001F326D"/>
    <w:rsid w:val="001F5E5B"/>
    <w:rsid w:val="00224B27"/>
    <w:rsid w:val="00242165"/>
    <w:rsid w:val="00245EE8"/>
    <w:rsid w:val="00255538"/>
    <w:rsid w:val="00274443"/>
    <w:rsid w:val="00297FBD"/>
    <w:rsid w:val="002B5C85"/>
    <w:rsid w:val="002C3F36"/>
    <w:rsid w:val="002D4766"/>
    <w:rsid w:val="002D4DE7"/>
    <w:rsid w:val="002D7296"/>
    <w:rsid w:val="002F168E"/>
    <w:rsid w:val="002F2B1D"/>
    <w:rsid w:val="0033475B"/>
    <w:rsid w:val="003374AE"/>
    <w:rsid w:val="0037133B"/>
    <w:rsid w:val="003B3F26"/>
    <w:rsid w:val="003C76D7"/>
    <w:rsid w:val="003F79B1"/>
    <w:rsid w:val="00432FB8"/>
    <w:rsid w:val="0046708A"/>
    <w:rsid w:val="004A6C2E"/>
    <w:rsid w:val="004B2F64"/>
    <w:rsid w:val="004C312A"/>
    <w:rsid w:val="004C6AC9"/>
    <w:rsid w:val="004D5A03"/>
    <w:rsid w:val="004D7DDF"/>
    <w:rsid w:val="005157FC"/>
    <w:rsid w:val="00523D2C"/>
    <w:rsid w:val="00525042"/>
    <w:rsid w:val="0053177F"/>
    <w:rsid w:val="00541F4C"/>
    <w:rsid w:val="005473D1"/>
    <w:rsid w:val="005501B8"/>
    <w:rsid w:val="00557DD1"/>
    <w:rsid w:val="005A4B8F"/>
    <w:rsid w:val="005D2DFE"/>
    <w:rsid w:val="005E11FD"/>
    <w:rsid w:val="00603B2C"/>
    <w:rsid w:val="00611E03"/>
    <w:rsid w:val="00614BEC"/>
    <w:rsid w:val="0063085C"/>
    <w:rsid w:val="00635BFC"/>
    <w:rsid w:val="006443C7"/>
    <w:rsid w:val="00673188"/>
    <w:rsid w:val="00681DC7"/>
    <w:rsid w:val="006A0A7A"/>
    <w:rsid w:val="006A7F06"/>
    <w:rsid w:val="006D2D17"/>
    <w:rsid w:val="006E5A02"/>
    <w:rsid w:val="006E7AFC"/>
    <w:rsid w:val="006F39CA"/>
    <w:rsid w:val="007A256A"/>
    <w:rsid w:val="007B4E3C"/>
    <w:rsid w:val="007B5767"/>
    <w:rsid w:val="007D005C"/>
    <w:rsid w:val="007D2CAD"/>
    <w:rsid w:val="007D6ED4"/>
    <w:rsid w:val="0081271F"/>
    <w:rsid w:val="008434BD"/>
    <w:rsid w:val="00850100"/>
    <w:rsid w:val="00850FF6"/>
    <w:rsid w:val="00854B40"/>
    <w:rsid w:val="008556F7"/>
    <w:rsid w:val="00863C8D"/>
    <w:rsid w:val="00885247"/>
    <w:rsid w:val="008A1B34"/>
    <w:rsid w:val="008A4C3A"/>
    <w:rsid w:val="008D104D"/>
    <w:rsid w:val="00900202"/>
    <w:rsid w:val="00912E17"/>
    <w:rsid w:val="009256FB"/>
    <w:rsid w:val="00930A44"/>
    <w:rsid w:val="00931890"/>
    <w:rsid w:val="00934002"/>
    <w:rsid w:val="0093518C"/>
    <w:rsid w:val="0093733B"/>
    <w:rsid w:val="009418F1"/>
    <w:rsid w:val="00961758"/>
    <w:rsid w:val="0099635B"/>
    <w:rsid w:val="009C5D26"/>
    <w:rsid w:val="009F679C"/>
    <w:rsid w:val="00A175F2"/>
    <w:rsid w:val="00A2425B"/>
    <w:rsid w:val="00A41C78"/>
    <w:rsid w:val="00A55B53"/>
    <w:rsid w:val="00A5714E"/>
    <w:rsid w:val="00A620E4"/>
    <w:rsid w:val="00A9720A"/>
    <w:rsid w:val="00AA4B6E"/>
    <w:rsid w:val="00AB098B"/>
    <w:rsid w:val="00AC120D"/>
    <w:rsid w:val="00AC67FE"/>
    <w:rsid w:val="00AD5F91"/>
    <w:rsid w:val="00AF421B"/>
    <w:rsid w:val="00B04810"/>
    <w:rsid w:val="00B321F2"/>
    <w:rsid w:val="00B62C72"/>
    <w:rsid w:val="00B63709"/>
    <w:rsid w:val="00B648FC"/>
    <w:rsid w:val="00B656EA"/>
    <w:rsid w:val="00B85AF8"/>
    <w:rsid w:val="00B92366"/>
    <w:rsid w:val="00BB08E8"/>
    <w:rsid w:val="00BB4CB0"/>
    <w:rsid w:val="00C01D33"/>
    <w:rsid w:val="00C06806"/>
    <w:rsid w:val="00C30F5E"/>
    <w:rsid w:val="00C3602D"/>
    <w:rsid w:val="00C43776"/>
    <w:rsid w:val="00C46E81"/>
    <w:rsid w:val="00C51D23"/>
    <w:rsid w:val="00C72DCD"/>
    <w:rsid w:val="00C77DB5"/>
    <w:rsid w:val="00CC40B0"/>
    <w:rsid w:val="00CF372B"/>
    <w:rsid w:val="00D07818"/>
    <w:rsid w:val="00D23344"/>
    <w:rsid w:val="00D41053"/>
    <w:rsid w:val="00D47A14"/>
    <w:rsid w:val="00D57784"/>
    <w:rsid w:val="00D65FA6"/>
    <w:rsid w:val="00D81A91"/>
    <w:rsid w:val="00D974A9"/>
    <w:rsid w:val="00DA67EA"/>
    <w:rsid w:val="00E2476B"/>
    <w:rsid w:val="00E84CD6"/>
    <w:rsid w:val="00EA414F"/>
    <w:rsid w:val="00EB28E2"/>
    <w:rsid w:val="00EC2310"/>
    <w:rsid w:val="00EE55E8"/>
    <w:rsid w:val="00EF18E3"/>
    <w:rsid w:val="00EF76B4"/>
    <w:rsid w:val="00F42E21"/>
    <w:rsid w:val="00F460AD"/>
    <w:rsid w:val="00F7131F"/>
    <w:rsid w:val="00FD0FC7"/>
    <w:rsid w:val="00FD46F6"/>
    <w:rsid w:val="00FF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0507C7"/>
  <w15:chartTrackingRefBased/>
  <w15:docId w15:val="{B5825288-DEA9-42D8-9BFF-258A7835B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D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dex1">
    <w:name w:val="index 1"/>
    <w:basedOn w:val="Normal"/>
    <w:next w:val="Normal"/>
    <w:autoRedefine/>
    <w:uiPriority w:val="99"/>
    <w:unhideWhenUsed/>
    <w:rsid w:val="004C312A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4C312A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4C312A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4C312A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4C312A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4C312A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4C312A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4C312A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4C312A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4C312A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E84C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4C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4CD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84CD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84CD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84CD6"/>
    <w:pPr>
      <w:spacing w:after="100"/>
      <w:ind w:left="440"/>
    </w:pPr>
    <w:rPr>
      <w:rFonts w:eastAsiaTheme="minorEastAsia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6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0AD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DDF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2B5C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97F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2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99887">
                  <w:marLeft w:val="0"/>
                  <w:marRight w:val="0"/>
                  <w:marTop w:val="120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7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93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24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97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2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93452">
                  <w:marLeft w:val="19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8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34814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227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5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2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4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3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44932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54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61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04409">
                                          <w:marLeft w:val="25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76976">
                                              <w:marLeft w:val="15"/>
                                              <w:marRight w:val="1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8" w:space="9" w:color="1A73E8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0212922">
                                              <w:marLeft w:val="15"/>
                                              <w:marRight w:val="1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0029510">
                                              <w:marLeft w:val="15"/>
                                              <w:marRight w:val="1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8517117">
                                              <w:marLeft w:val="15"/>
                                              <w:marRight w:val="1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272604">
                                              <w:marLeft w:val="15"/>
                                              <w:marRight w:val="1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888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477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4878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517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910786">
                                          <w:marLeft w:val="-1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80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6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2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503102">
                              <w:marLeft w:val="27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5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789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77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3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14524">
                          <w:marLeft w:val="2700"/>
                          <w:marRight w:val="39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562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400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422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71341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748160">
                                              <w:marLeft w:val="0"/>
                                              <w:marRight w:val="0"/>
                                              <w:marTop w:val="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565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0086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5282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390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7206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768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4545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3888985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ADCE0"/>
                                                                                <w:left w:val="single" w:sz="6" w:space="14" w:color="DADCE0"/>
                                                                                <w:bottom w:val="single" w:sz="6" w:space="0" w:color="DADCE0"/>
                                                                                <w:right w:val="single" w:sz="6" w:space="0" w:color="DADCE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0152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437974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ADCE0"/>
                                                                                <w:left w:val="single" w:sz="6" w:space="14" w:color="DADCE0"/>
                                                                                <w:bottom w:val="single" w:sz="6" w:space="0" w:color="DADCE0"/>
                                                                                <w:right w:val="single" w:sz="6" w:space="0" w:color="DADCE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4082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11792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6368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1684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19388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0544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787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30943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091578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3807715">
                                                                                          <w:marLeft w:val="0"/>
                                                                                          <w:marRight w:val="165"/>
                                                                                          <w:marTop w:val="15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9310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5716085">
                                                                                                  <w:marLeft w:val="-165"/>
                                                                                                  <w:marRight w:val="-165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719545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6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288204">
                                                              <w:marLeft w:val="21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6394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3852331">
                                              <w:marLeft w:val="0"/>
                                              <w:marRight w:val="0"/>
                                              <w:marTop w:val="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736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856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797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2950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1875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6235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2589385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9303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9207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781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14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036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523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077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4349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6275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9974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7854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777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24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157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8815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6050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06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2349047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3146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82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28679">
                                                                  <w:marLeft w:val="0"/>
                                                                  <w:marRight w:val="0"/>
                                                                  <w:marTop w:val="75"/>
                                                                  <w:marBottom w:val="7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1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050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892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34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8126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2125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93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1992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561157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7779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191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245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460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7044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866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6932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208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662907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0835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3258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59667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224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424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521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5329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6295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9328327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2484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652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7543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06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1641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5602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4492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246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1718392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8187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448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4883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70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07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5215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3642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2205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2911082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3192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989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5185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584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6993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7495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1678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908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440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343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284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979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8014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557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3455556">
                                                                      <w:marLeft w:val="45"/>
                                                                      <w:marRight w:val="45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7634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857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6620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487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17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061155">
                                      <w:marLeft w:val="0"/>
                                      <w:marRight w:val="0"/>
                                      <w:marTop w:val="0"/>
                                      <w:marBottom w:val="4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50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92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701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433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561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6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366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94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00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93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9958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CE0"/>
                                    <w:right w:val="none" w:sz="0" w:space="0" w:color="auto"/>
                                  </w:divBdr>
                                  <w:divsChild>
                                    <w:div w:id="1788432107">
                                      <w:marLeft w:val="27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9735">
                                          <w:marLeft w:val="19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12" w:color="DADCE0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7745999">
                                  <w:marLeft w:val="-4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1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8F74E-F686-44E3-B8DC-D4FC9A0DC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7772</TotalTime>
  <Pages>13</Pages>
  <Words>1715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Tranchina Kevin</dc:creator>
  <cp:keywords/>
  <dc:description/>
  <cp:lastModifiedBy>Tranchina Kevin</cp:lastModifiedBy>
  <cp:revision>113</cp:revision>
  <dcterms:created xsi:type="dcterms:W3CDTF">2020-12-13T16:46:00Z</dcterms:created>
  <dcterms:modified xsi:type="dcterms:W3CDTF">2021-02-22T00:10:00Z</dcterms:modified>
</cp:coreProperties>
</file>